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Ids+xml" PartName="/word/commentsIds.xml"/>
  <Override ContentType="application/vnd.openxmlformats-officedocument.wordprocessingml.commentsExtensible+xml" PartName="/word/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9436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The Development Lab</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5.6.2026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color w:val="008575"/>
          <w:sz w:val="32"/>
          <w:szCs w:val="32"/>
          <w:rtl w:val="0"/>
        </w:rPr>
        <w:t xml:space="preserve">Tim Rau</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15 Driscoll Avenue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T Sans Narrow" w:cs="PT Sans Narrow" w:eastAsia="PT Sans Narrow" w:hAnsi="PT Sans Narrow"/>
          <w:sz w:val="28"/>
          <w:szCs w:val="28"/>
          <w:rtl w:val="0"/>
        </w:rPr>
        <w:t xml:space="preserve">Rockville Centre, NY 11570</w:t>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commentRangeStart w:id="0"/>
      <w:r w:rsidDel="00000000" w:rsidR="00000000" w:rsidRPr="00000000">
        <w:rPr>
          <w:rtl w:val="0"/>
        </w:rPr>
        <w:t xml:space="preserve">Overview</w:t>
      </w:r>
      <w:commentRangeEnd w:id="0"/>
      <w:r>
        <w:rPr>
          <w:rStyle w:val="CommentReference"/>
        </w:rPr>
        <w:commentReference w:id="0"/>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del w:id="1" w:author="Claude" w:date="2026-05-15T13:05:00Z">
        <w:r>
          <w:rPr>
            <w:rtl w:val="0"/>
          </w:rPr>
          <w:delText>The Development Lab strives to be a holistic community and “one-stop shop” that incorporates access to 4 main pillars: high-end, sport-specific training, speed/agility training, tutoring services, and a central focus on social-emotional development through sports psychological therapy.  The youth sports industry is currently valued at roughly $40 billion today, and is projected to reach $70 billion by the year 2030. The goal is to create something that is scalable, and can be used across all different sports and geographic areas.</w:delText>
        </w:r>
      </w:del>
      <w:ins w:id="2" w:author="Claude" w:date="2026-05-15T13:05:00Z">
        <w:r>
          <w:rPr>
            <w:rtl w:val="0"/>
          </w:rPr>
          <w:t xml:space="preserve">The Development Lab is a youth athlete development platform designed to help families find and engage trusted providers across four core pillars: sport-specific training, speed and agility development, tutoring, and mental performance support. Rather than forcing families to rely on fragmented referrals and disconnected research, the platform aims to create one place to discover, evaluate, and connect with the right specialists. With the youth sports market projected to grow meaningfully through 2030, the long-term opportunity is to build a scalable marketplace that can expand across sports, age groups, and geographies.</w:t>
        </w:r>
      </w:ins>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Goals</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ind w:left="720" w:hanging="360"/>
      </w:pPr>
      <w:del w:id="3" w:author="Claude" w:date="2026-05-15T13:06:00Z">
        <w:r>
          <w:rPr>
            <w:rtl w:val="0"/>
          </w:rPr>
          <w:delText>Create a platform that can provide individualized services (i.e. training only, tutoring only, etc.), or a comprehensive package that includes access to all services on a monthly basis.</w:delText>
        </w:r>
      </w:del>
      <w:ins w:id="4" w:author="Claude" w:date="2026-05-15T13:06:00Z">
        <w:r>
          <w:rPr>
            <w:rtl w:val="0"/>
          </w:rPr>
          <w:t xml:space="preserve">Deliver both standalone services and bundled memberships so families can engage a single provider or build a more complete athlete development plan through one platform.</w:t>
        </w:r>
      </w:ins>
      <w:r w:rsidDel="00000000" w:rsidR="00000000" w:rsidRPr="00000000">
        <w:rPr>
          <w:rtl w:val="0"/>
        </w:rPr>
      </w:r>
    </w:p>
    <w:p w:rsidR="00000000" w:rsidDel="00000000" w:rsidP="00000000" w:rsidRDefault="00000000" w:rsidRPr="00000000" w14:paraId="0000000D">
      <w:pPr>
        <w:pageBreakBefore w:val="0"/>
        <w:numPr>
          <w:ilvl w:val="0"/>
          <w:numId w:val="3"/>
        </w:numPr>
        <w:pBdr>
          <w:top w:space="0" w:sz="0" w:val="nil"/>
          <w:left w:space="0" w:sz="0" w:val="nil"/>
          <w:bottom w:space="0" w:sz="0" w:val="nil"/>
          <w:right w:space="0" w:sz="0" w:val="nil"/>
          <w:between w:space="0" w:sz="0" w:val="nil"/>
        </w:pBdr>
        <w:shd w:fill="auto" w:val="clear"/>
        <w:ind w:left="720" w:hanging="360"/>
      </w:pPr>
      <w:del w:id="5" w:author="Claude" w:date="2026-05-15T13:06:30Z">
        <w:r>
          <w:rPr>
            <w:rtl w:val="0"/>
          </w:rPr>
          <w:delText>Connect families, youth programs, school programs, or club programs with a list of providers and services that best meet their overall needs and budget.</w:delText>
        </w:r>
      </w:del>
      <w:ins w:id="6" w:author="Claude" w:date="2026-05-15T13:06:30Z">
        <w:r>
          <w:rPr>
            <w:rtl w:val="0"/>
          </w:rPr>
          <w:t xml:space="preserve">Help families, schools, clubs, and youth programs quickly identify best-fit providers based on needs, budget, geography, and development goals.</w:t>
        </w:r>
      </w:ins>
    </w:p>
    <w:p w:rsidR="00000000" w:rsidDel="00000000" w:rsidP="00000000" w:rsidRDefault="00000000" w:rsidRPr="00000000" w14:paraId="0000000E">
      <w:pPr>
        <w:pStyle w:val="Heading1"/>
        <w:rPr/>
      </w:pPr>
      <w:bookmarkStart w:colFirst="0" w:colLast="0" w:name="_qnsmmwlz3gr1" w:id="5"/>
      <w:bookmarkEnd w:id="5"/>
      <w:r w:rsidDel="00000000" w:rsidR="00000000" w:rsidRPr="00000000">
        <w:rPr>
          <w:rtl w:val="0"/>
        </w:rPr>
        <w:t xml:space="preserve">Problems We Are Looking to Solve</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Numerous providers in saturated markets make it hard for trainers/tutors to get continued business, or they have to waste resources trying to market for new clients.</w:t>
      </w:r>
    </w:p>
    <w:p w:rsidR="00000000" w:rsidDel="00000000" w:rsidP="00000000" w:rsidRDefault="00000000" w:rsidRPr="00000000" w14:paraId="00000010">
      <w:pPr>
        <w:numPr>
          <w:ilvl w:val="1"/>
          <w:numId w:val="4"/>
        </w:numPr>
        <w:spacing w:after="0" w:afterAutospacing="0" w:before="0" w:beforeAutospacing="0"/>
        <w:ind w:left="1440" w:hanging="360"/>
        <w:rPr>
          <w:u w:val="none"/>
        </w:rPr>
      </w:pPr>
      <w:r w:rsidDel="00000000" w:rsidR="00000000" w:rsidRPr="00000000">
        <w:rPr>
          <w:rtl w:val="0"/>
        </w:rPr>
        <w:t xml:space="preserve">We will bring customers/clients to providers through our matchmaking algorithm.</w:t>
      </w:r>
    </w:p>
    <w:p w:rsidR="00000000" w:rsidDel="00000000" w:rsidP="00000000" w:rsidRDefault="00000000" w:rsidRPr="00000000" w14:paraId="00000011">
      <w:pPr>
        <w:numPr>
          <w:ilvl w:val="0"/>
          <w:numId w:val="4"/>
        </w:numPr>
        <w:spacing w:after="0" w:afterAutospacing="0" w:before="0" w:beforeAutospacing="0"/>
        <w:ind w:left="720" w:hanging="360"/>
        <w:rPr>
          <w:u w:val="none"/>
        </w:rPr>
      </w:pPr>
      <w:r w:rsidDel="00000000" w:rsidR="00000000" w:rsidRPr="00000000">
        <w:rPr>
          <w:rtl w:val="0"/>
        </w:rPr>
        <w:t xml:space="preserve">Families have to rely on word of mouth, research, and networking to find the best resources and specialists for their children.</w:t>
      </w:r>
    </w:p>
    <w:p w:rsidR="00000000" w:rsidDel="00000000" w:rsidP="00000000" w:rsidRDefault="00000000" w:rsidRPr="00000000" w14:paraId="00000012">
      <w:pPr>
        <w:numPr>
          <w:ilvl w:val="1"/>
          <w:numId w:val="4"/>
        </w:numPr>
        <w:spacing w:before="0" w:beforeAutospacing="0"/>
        <w:ind w:left="1440" w:hanging="360"/>
        <w:rPr>
          <w:u w:val="none"/>
        </w:rPr>
      </w:pPr>
      <w:r w:rsidDel="00000000" w:rsidR="00000000" w:rsidRPr="00000000">
        <w:rPr>
          <w:rtl w:val="0"/>
        </w:rPr>
        <w:t xml:space="preserve">We will create a “one-stop shop” that mitigates stress and saves families time to find the resources that they need.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izw1fuvxgddm" w:id="6"/>
      <w:bookmarkEnd w:id="6"/>
      <w:r w:rsidDel="00000000" w:rsidR="00000000" w:rsidRPr="00000000">
        <w:rPr>
          <w:rtl w:val="0"/>
        </w:rPr>
        <w:t xml:space="preserve">Youth Sports At A Glance</w:t>
      </w:r>
    </w:p>
    <w:p w:rsidR="00000000" w:rsidDel="00000000" w:rsidP="00000000" w:rsidRDefault="00000000" w:rsidRPr="00000000" w14:paraId="00000016">
      <w:pPr>
        <w:pStyle w:val="Heading2"/>
        <w:rPr/>
      </w:pPr>
      <w:bookmarkStart w:colFirst="0" w:colLast="0" w:name="_l88xmqx2m466" w:id="7"/>
      <w:bookmarkEnd w:id="7"/>
      <w:r w:rsidDel="00000000" w:rsidR="00000000" w:rsidRPr="00000000">
        <w:rPr>
          <w:rtl w:val="0"/>
        </w:rPr>
        <w:t xml:space="preserve">New York Market Space and Projection</w:t>
      </w:r>
    </w:p>
    <w:p w:rsidR="00000000" w:rsidDel="00000000" w:rsidP="00000000" w:rsidRDefault="00000000" w:rsidRPr="00000000" w14:paraId="00000017">
      <w:pPr>
        <w:rPr/>
      </w:pPr>
      <w:r w:rsidDel="00000000" w:rsidR="00000000" w:rsidRPr="00000000">
        <w:rPr/>
        <w:drawing>
          <wp:inline distB="114300" distT="114300" distL="114300" distR="114300">
            <wp:extent cx="5874183" cy="366236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74183"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bookmarkStart w:colFirst="0" w:colLast="0" w:name="_yr8901fsypmn" w:id="8"/>
      <w:bookmarkEnd w:id="8"/>
      <w:r w:rsidDel="00000000" w:rsidR="00000000" w:rsidRPr="00000000">
        <w:rPr>
          <w:rtl w:val="0"/>
        </w:rPr>
      </w:r>
    </w:p>
    <w:p w:rsidR="00000000" w:rsidDel="00000000" w:rsidP="00000000" w:rsidRDefault="00000000" w:rsidRPr="00000000" w14:paraId="00000019">
      <w:pPr>
        <w:pStyle w:val="Heading2"/>
        <w:rPr/>
      </w:pPr>
      <w:bookmarkStart w:colFirst="0" w:colLast="0" w:name="_ujs3nz278g5q" w:id="9"/>
      <w:bookmarkEnd w:id="9"/>
      <w:r w:rsidDel="00000000" w:rsidR="00000000" w:rsidRPr="00000000">
        <w:rPr>
          <w:rtl w:val="0"/>
        </w:rPr>
      </w:r>
    </w:p>
    <w:p w:rsidR="00000000" w:rsidDel="00000000" w:rsidP="00000000" w:rsidRDefault="00000000" w:rsidRPr="00000000" w14:paraId="0000001A">
      <w:pPr>
        <w:pStyle w:val="Heading2"/>
        <w:rPr/>
      </w:pPr>
      <w:bookmarkStart w:colFirst="0" w:colLast="0" w:name="_jownctk69phy" w:id="10"/>
      <w:bookmarkEnd w:id="10"/>
      <w:r w:rsidDel="00000000" w:rsidR="00000000" w:rsidRPr="00000000">
        <w:rPr>
          <w:rtl w:val="0"/>
        </w:rPr>
      </w:r>
    </w:p>
    <w:p w:rsidR="00000000" w:rsidDel="00000000" w:rsidP="00000000" w:rsidRDefault="00000000" w:rsidRPr="00000000" w14:paraId="0000001B">
      <w:pPr>
        <w:pStyle w:val="Heading2"/>
        <w:rPr/>
      </w:pPr>
      <w:bookmarkStart w:colFirst="0" w:colLast="0" w:name="_yrom3i6buwtn" w:id="11"/>
      <w:bookmarkEnd w:id="11"/>
      <w:r w:rsidDel="00000000" w:rsidR="00000000" w:rsidRPr="00000000">
        <w:rPr>
          <w:rtl w:val="0"/>
        </w:rPr>
      </w:r>
    </w:p>
    <w:p w:rsidR="00000000" w:rsidDel="00000000" w:rsidP="00000000" w:rsidRDefault="00000000" w:rsidRPr="00000000" w14:paraId="0000001C">
      <w:pPr>
        <w:pStyle w:val="Heading2"/>
        <w:rPr/>
      </w:pPr>
      <w:bookmarkStart w:colFirst="0" w:colLast="0" w:name="_374x6j7h8ujb" w:id="12"/>
      <w:bookmarkEnd w:id="12"/>
      <w:r w:rsidDel="00000000" w:rsidR="00000000" w:rsidRPr="00000000">
        <w:rPr>
          <w:rtl w:val="0"/>
        </w:rPr>
      </w:r>
    </w:p>
    <w:p w:rsidR="00000000" w:rsidDel="00000000" w:rsidP="00000000" w:rsidRDefault="00000000" w:rsidRPr="00000000" w14:paraId="0000001D">
      <w:pPr>
        <w:pStyle w:val="Heading2"/>
        <w:rPr/>
      </w:pPr>
      <w:bookmarkStart w:colFirst="0" w:colLast="0" w:name="_3qwnjns8h2xl" w:id="13"/>
      <w:bookmarkEnd w:id="13"/>
      <w:r w:rsidDel="00000000" w:rsidR="00000000" w:rsidRPr="00000000">
        <w:rPr>
          <w:rtl w:val="0"/>
        </w:rPr>
      </w:r>
    </w:p>
    <w:p w:rsidR="00000000" w:rsidDel="00000000" w:rsidP="00000000" w:rsidRDefault="00000000" w:rsidRPr="00000000" w14:paraId="0000001E">
      <w:pPr>
        <w:pStyle w:val="Heading2"/>
        <w:rPr/>
      </w:pPr>
      <w:bookmarkStart w:colFirst="0" w:colLast="0" w:name="_512bak2a61z3" w:id="14"/>
      <w:bookmarkEnd w:id="14"/>
      <w:r w:rsidDel="00000000" w:rsidR="00000000" w:rsidRPr="00000000">
        <w:rPr>
          <w:rtl w:val="0"/>
        </w:rPr>
      </w:r>
    </w:p>
    <w:p w:rsidR="00000000" w:rsidDel="00000000" w:rsidP="00000000" w:rsidRDefault="00000000" w:rsidRPr="00000000" w14:paraId="0000001F">
      <w:pPr>
        <w:pStyle w:val="Heading2"/>
        <w:rPr/>
      </w:pPr>
      <w:bookmarkStart w:colFirst="0" w:colLast="0" w:name="_4lftt5j858ju" w:id="15"/>
      <w:bookmarkEnd w:id="15"/>
      <w:r w:rsidDel="00000000" w:rsidR="00000000" w:rsidRPr="00000000">
        <w:rPr>
          <w:rtl w:val="0"/>
        </w:rPr>
        <w:t xml:space="preserve">National Market Space and Projection</w:t>
      </w:r>
    </w:p>
    <w:p w:rsidR="00000000" w:rsidDel="00000000" w:rsidP="00000000" w:rsidRDefault="00000000" w:rsidRPr="00000000" w14:paraId="00000020">
      <w:pPr>
        <w:rPr/>
      </w:pPr>
      <w:r w:rsidDel="00000000" w:rsidR="00000000" w:rsidRPr="00000000">
        <w:rPr/>
        <w:drawing>
          <wp:inline distB="114300" distT="114300" distL="114300" distR="114300">
            <wp:extent cx="5824538" cy="3867111"/>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24538" cy="386711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bookmarkStart w:colFirst="0" w:colLast="0" w:name="_rzow41e5s9f4" w:id="16"/>
      <w:bookmarkEnd w:id="16"/>
      <w:r w:rsidDel="00000000" w:rsidR="00000000" w:rsidRPr="00000000">
        <w:rPr>
          <w:rtl w:val="0"/>
        </w:rPr>
      </w:r>
    </w:p>
    <w:p w:rsidR="00000000" w:rsidDel="00000000" w:rsidP="00000000" w:rsidRDefault="00000000" w:rsidRPr="00000000" w14:paraId="00000022">
      <w:pPr>
        <w:pStyle w:val="Heading2"/>
        <w:rPr/>
      </w:pPr>
      <w:bookmarkStart w:colFirst="0" w:colLast="0" w:name="_fn20gsy677lv" w:id="17"/>
      <w:bookmarkEnd w:id="17"/>
      <w:r w:rsidDel="00000000" w:rsidR="00000000" w:rsidRPr="00000000">
        <w:rPr>
          <w:rtl w:val="0"/>
        </w:rPr>
      </w:r>
    </w:p>
    <w:p w:rsidR="00000000" w:rsidDel="00000000" w:rsidP="00000000" w:rsidRDefault="00000000" w:rsidRPr="00000000" w14:paraId="00000023">
      <w:pPr>
        <w:pStyle w:val="Heading2"/>
        <w:rPr/>
      </w:pPr>
      <w:bookmarkStart w:colFirst="0" w:colLast="0" w:name="_hjwjdsmyfr6w" w:id="18"/>
      <w:bookmarkEnd w:id="18"/>
      <w:r w:rsidDel="00000000" w:rsidR="00000000" w:rsidRPr="00000000">
        <w:rPr>
          <w:rtl w:val="0"/>
        </w:rPr>
      </w:r>
    </w:p>
    <w:p w:rsidR="00000000" w:rsidDel="00000000" w:rsidP="00000000" w:rsidRDefault="00000000" w:rsidRPr="00000000" w14:paraId="00000024">
      <w:pPr>
        <w:pStyle w:val="Heading2"/>
        <w:rPr/>
      </w:pPr>
      <w:bookmarkStart w:colFirst="0" w:colLast="0" w:name="_s8brrw8hmrst" w:id="19"/>
      <w:bookmarkEnd w:id="19"/>
      <w:r w:rsidDel="00000000" w:rsidR="00000000" w:rsidRPr="00000000">
        <w:rPr>
          <w:rtl w:val="0"/>
        </w:rPr>
      </w:r>
    </w:p>
    <w:p w:rsidR="00000000" w:rsidDel="00000000" w:rsidP="00000000" w:rsidRDefault="00000000" w:rsidRPr="00000000" w14:paraId="00000025">
      <w:pPr>
        <w:pStyle w:val="Heading2"/>
        <w:rPr/>
      </w:pPr>
      <w:bookmarkStart w:colFirst="0" w:colLast="0" w:name="_9ktz3qak1q9c" w:id="20"/>
      <w:bookmarkEnd w:id="20"/>
      <w:r w:rsidDel="00000000" w:rsidR="00000000" w:rsidRPr="00000000">
        <w:rPr>
          <w:rtl w:val="0"/>
        </w:rPr>
      </w:r>
    </w:p>
    <w:p w:rsidR="00000000" w:rsidDel="00000000" w:rsidP="00000000" w:rsidRDefault="00000000" w:rsidRPr="00000000" w14:paraId="00000026">
      <w:pPr>
        <w:pStyle w:val="Heading2"/>
        <w:rPr/>
      </w:pPr>
      <w:bookmarkStart w:colFirst="0" w:colLast="0" w:name="_8hisyadb6jsj" w:id="21"/>
      <w:bookmarkEnd w:id="21"/>
      <w:r w:rsidDel="00000000" w:rsidR="00000000" w:rsidRPr="00000000">
        <w:rPr>
          <w:rtl w:val="0"/>
        </w:rPr>
      </w:r>
    </w:p>
    <w:p w:rsidR="00000000" w:rsidDel="00000000" w:rsidP="00000000" w:rsidRDefault="00000000" w:rsidRPr="00000000" w14:paraId="00000027">
      <w:pPr>
        <w:pStyle w:val="Heading2"/>
        <w:rPr/>
      </w:pPr>
      <w:bookmarkStart w:colFirst="0" w:colLast="0" w:name="_vkhqd28i98am" w:id="22"/>
      <w:bookmarkEnd w:id="22"/>
      <w:r w:rsidDel="00000000" w:rsidR="00000000" w:rsidRPr="00000000">
        <w:rPr>
          <w:rtl w:val="0"/>
        </w:rPr>
      </w:r>
    </w:p>
    <w:p w:rsidR="00000000" w:rsidDel="00000000" w:rsidP="00000000" w:rsidRDefault="00000000" w:rsidRPr="00000000" w14:paraId="00000028">
      <w:pPr>
        <w:pStyle w:val="Heading2"/>
        <w:rPr/>
      </w:pPr>
      <w:bookmarkStart w:colFirst="0" w:colLast="0" w:name="_394zkdqjx6lp" w:id="23"/>
      <w:bookmarkEnd w:id="23"/>
      <w:r w:rsidDel="00000000" w:rsidR="00000000" w:rsidRPr="00000000">
        <w:rPr>
          <w:rtl w:val="0"/>
        </w:rPr>
      </w:r>
    </w:p>
    <w:p w:rsidR="00000000" w:rsidDel="00000000" w:rsidP="00000000" w:rsidRDefault="00000000" w:rsidRPr="00000000" w14:paraId="00000029">
      <w:pPr>
        <w:pStyle w:val="Heading2"/>
        <w:rPr/>
      </w:pPr>
      <w:bookmarkStart w:colFirst="0" w:colLast="0" w:name="_44he1gf2za4m" w:id="24"/>
      <w:bookmarkEnd w:id="24"/>
      <w:r w:rsidDel="00000000" w:rsidR="00000000" w:rsidRPr="00000000">
        <w:rPr>
          <w:rtl w:val="0"/>
        </w:rPr>
        <w:t xml:space="preserve">Trends</w:t>
      </w:r>
    </w:p>
    <w:p w:rsidR="00000000" w:rsidDel="00000000" w:rsidP="00000000" w:rsidRDefault="00000000" w:rsidRPr="00000000" w14:paraId="0000002A">
      <w:pPr>
        <w:rPr/>
      </w:pPr>
      <w:r w:rsidDel="00000000" w:rsidR="00000000" w:rsidRPr="00000000">
        <w:rPr/>
        <w:drawing>
          <wp:inline distB="114300" distT="114300" distL="114300" distR="114300">
            <wp:extent cx="5943600" cy="3708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rPr/>
      </w:pPr>
      <w:bookmarkStart w:colFirst="0" w:colLast="0" w:name="_vqgak4yljm5o" w:id="25"/>
      <w:bookmarkEnd w:id="25"/>
      <w:r w:rsidDel="00000000" w:rsidR="00000000" w:rsidRPr="00000000">
        <w:rPr>
          <w:rtl w:val="0"/>
        </w:rPr>
        <w:t xml:space="preserve">Hurdles</w:t>
      </w:r>
    </w:p>
    <w:p w:rsidR="00000000" w:rsidDel="00000000" w:rsidP="00000000" w:rsidRDefault="00000000" w:rsidRPr="00000000" w14:paraId="0000002C">
      <w:pPr>
        <w:numPr>
          <w:ilvl w:val="0"/>
          <w:numId w:val="7"/>
        </w:numPr>
        <w:spacing w:after="0" w:afterAutospacing="0"/>
        <w:ind w:left="720" w:hanging="360"/>
        <w:rPr>
          <w:u w:val="none"/>
        </w:rPr>
      </w:pPr>
      <w:del w:id="7" w:author="Claude" w:date="2026-05-15T13:07:00Z">
        <w:r>
          <w:rPr>
            <w:rtl w:val="0"/>
          </w:rPr>
          <w:delText>Initial Capital (roughly $25-$75k)</w:delText>
        </w:r>
      </w:del>
      <w:ins w:id="8" w:author="Claude" w:date="2026-05-15T13:07:00Z">
        <w:r>
          <w:rPr>
            <w:rtl w:val="0"/>
          </w:rPr>
          <w:t xml:space="preserve">Securing enough initial capital to fund branding, MVP development, legal setup, and early customer acquisition (estimated $25K-$75K).</w:t>
        </w:r>
      </w:ins>
    </w:p>
    <w:p w:rsidR="00000000" w:rsidDel="00000000" w:rsidP="00000000" w:rsidRDefault="00000000" w:rsidRPr="00000000" w14:paraId="0000002D">
      <w:pPr>
        <w:numPr>
          <w:ilvl w:val="0"/>
          <w:numId w:val="7"/>
        </w:numPr>
        <w:spacing w:after="0" w:afterAutospacing="0" w:before="0" w:beforeAutospacing="0"/>
        <w:ind w:left="720" w:hanging="360"/>
        <w:rPr>
          <w:u w:val="none"/>
        </w:rPr>
      </w:pPr>
      <w:del w:id="9" w:author="Claude" w:date="2026-05-15T13:07:20Z">
        <w:r>
          <w:rPr>
            <w:rtl w:val="0"/>
          </w:rPr>
          <w:delText>Building brand, technology stack, securing domains and LLC</w:delText>
        </w:r>
      </w:del>
      <w:ins w:id="10" w:author="Claude" w:date="2026-05-15T13:07:20Z">
        <w:r>
          <w:rPr>
            <w:rtl w:val="0"/>
          </w:rPr>
          <w:t xml:space="preserve">Building brand credibility, launching the technology stack, and formalizing the business infrastructure.</w:t>
        </w:r>
      </w:ins>
    </w:p>
    <w:p w:rsidR="00000000" w:rsidDel="00000000" w:rsidP="00000000" w:rsidRDefault="00000000" w:rsidRPr="00000000" w14:paraId="0000002E">
      <w:pPr>
        <w:numPr>
          <w:ilvl w:val="0"/>
          <w:numId w:val="7"/>
        </w:numPr>
        <w:spacing w:before="0" w:beforeAutospacing="0"/>
        <w:ind w:left="720" w:hanging="360"/>
        <w:rPr>
          <w:u w:val="none"/>
        </w:rPr>
      </w:pPr>
      <w:del w:id="11" w:author="Claude" w:date="2026-05-15T13:07:40Z">
        <w:r>
          <w:rPr>
            <w:rtl w:val="0"/>
          </w:rPr>
          <w:delText>Securing Specialists to create initial database during pilot phase</w:delText>
        </w:r>
      </w:del>
      <w:ins w:id="12" w:author="Claude" w:date="2026-05-15T13:07:40Z">
        <w:r>
          <w:rPr>
            <w:rtl w:val="0"/>
          </w:rPr>
          <w:t xml:space="preserve">Recruiting enough high-quality specialists to create a compelling supply base during the pilot phase.</w:t>
        </w:r>
      </w:ins>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26"/>
      <w:bookmarkEnd w:id="26"/>
      <w:r w:rsidDel="00000000" w:rsidR="00000000" w:rsidRPr="00000000">
        <w:rPr>
          <w:rtl w:val="0"/>
        </w:rPr>
        <w:t xml:space="preserve">Specifications</w:t>
      </w:r>
    </w:p>
    <w:p w:rsidR="00000000" w:rsidDel="00000000" w:rsidP="00000000" w:rsidRDefault="00000000" w:rsidRPr="00000000" w14:paraId="00000030">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Integrated App/Website Design that houses specialists in all areas and price point ranges</w:t>
      </w:r>
    </w:p>
    <w:p w:rsidR="00000000" w:rsidDel="00000000" w:rsidP="00000000" w:rsidRDefault="00000000" w:rsidRPr="00000000" w14:paraId="00000031">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Targets a family’s specific budget and wants/needs to “match” them with a list of providers that fit their search criteria.</w:t>
      </w:r>
    </w:p>
    <w:p w:rsidR="00000000" w:rsidDel="00000000" w:rsidP="00000000" w:rsidRDefault="00000000" w:rsidRPr="00000000" w14:paraId="00000032">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Utilizing advertising as additional revenue stream</w:t>
      </w:r>
    </w:p>
    <w:p w:rsidR="00000000" w:rsidDel="00000000" w:rsidP="00000000" w:rsidRDefault="00000000" w:rsidRPr="00000000" w14:paraId="00000033">
      <w:pPr>
        <w:pageBreakBefore w:val="0"/>
        <w:numPr>
          <w:ilvl w:val="0"/>
          <w:numId w:val="14"/>
        </w:numPr>
        <w:pBdr>
          <w:top w:space="0" w:sz="0" w:val="nil"/>
          <w:left w:space="0" w:sz="0" w:val="nil"/>
          <w:bottom w:space="0" w:sz="0" w:val="nil"/>
          <w:right w:space="0" w:sz="0" w:val="nil"/>
          <w:between w:space="0" w:sz="0" w:val="nil"/>
        </w:pBdr>
        <w:shd w:fill="auto" w:val="clear"/>
        <w:spacing w:before="0" w:beforeAutospacing="0"/>
        <w:ind w:left="720" w:hanging="360"/>
        <w:rPr>
          <w:u w:val="none"/>
        </w:rPr>
      </w:pPr>
      <w:hyperlink r:id="rId11">
        <w:r w:rsidDel="00000000" w:rsidR="00000000" w:rsidRPr="00000000">
          <w:rPr>
            <w:color w:val="1155cc"/>
            <w:u w:val="single"/>
            <w:rtl w:val="0"/>
          </w:rPr>
          <w:t xml:space="preserve">Beta Version Landing Page</w:t>
        </w:r>
      </w:hyperlink>
      <w:r w:rsidDel="00000000" w:rsidR="00000000" w:rsidRPr="00000000">
        <w:rPr>
          <w:rtl w:val="0"/>
        </w:rPr>
      </w:r>
    </w:p>
    <w:p>
      <w:pPr>
        <w:spacing w:after="120" w:before="120" w:lineRule="auto"/>
      </w:pPr>
      <w:r>
        <w:rPr>
          <w:rtl w:val="0"/>
        </w:rPr>
        <w:t xml:space="preserve">Live MVP Website: </w:t>
      </w:r>
      <w:hyperlink r:id="rId19">
        <w:r>
          <w:rPr>
            <w:color w:val="1155cc"/>
            <w:u w:val="single"/>
            <w:rtl w:val="0"/>
          </w:rPr>
          <w:t xml:space="preserve">Open link</w:t>
        </w:r>
      </w:hyperlink>
    </w:p>
    <w:p>
      <w:pPr>
        <w:spacing w:after="120" w:before="120" w:lineRule="auto"/>
      </w:pPr>
      <w:r>
        <w:rPr>
          <w:rtl w:val="0"/>
        </w:rPr>
        <w:t xml:space="preserve">MVP Repo: </w:t>
      </w:r>
      <w:hyperlink r:id="rId20">
        <w:r>
          <w:rPr>
            <w:color w:val="1155cc"/>
            <w:u w:val="single"/>
            <w:rtl w:val="0"/>
          </w:rPr>
          <w:t xml:space="preserve">Open link</w:t>
        </w:r>
      </w:hyperlink>
    </w:p>
    <w:p>
      <w:pPr>
        <w:pStyle w:val="Heading2"/>
        <w:spacing w:after="80" w:before="240" w:line="288" w:lineRule="auto"/>
      </w:pPr>
      <w:r>
        <w:rPr>
          <w:rtl w:val="0"/>
        </w:rPr>
        <w:t xml:space="preserve">MVP Improvements Before Outreach</w:t>
      </w:r>
    </w:p>
    <w:p>
      <w:pPr>
        <w:numPr>
          <w:ilvl w:val="0"/>
          <w:numId w:val="14"/>
        </w:numPr>
        <w:ind w:left="720" w:hanging="360"/>
        <w:spacing w:after="0" w:before="0" w:lineRule="auto"/>
      </w:pPr>
      <w:r>
        <w:rPr>
          <w:rtl w:val="0"/>
        </w:rPr>
        <w:t xml:space="preserve">Replace GitHub-issue style lead capture with a credible inquiry flow, response SLA, and owned follow-up process.</w:t>
      </w:r>
    </w:p>
    <w:p>
      <w:pPr>
        <w:numPr>
          <w:ilvl w:val="0"/>
          <w:numId w:val="14"/>
        </w:numPr>
        <w:ind w:left="720" w:hanging="360"/>
        <w:spacing w:after="0" w:before="0" w:lineRule="auto"/>
      </w:pPr>
      <w:r>
        <w:rPr>
          <w:rtl w:val="0"/>
        </w:rPr>
        <w:t xml:space="preserve">Add provider vetting, safety, privacy, consent, and liability language that is explicit about minors and licensed services.</w:t>
      </w:r>
    </w:p>
    <w:p>
      <w:pPr>
        <w:numPr>
          <w:ilvl w:val="0"/>
          <w:numId w:val="14"/>
        </w:numPr>
        <w:ind w:left="720" w:hanging="360"/>
        <w:spacing w:after="0" w:before="0" w:lineRule="auto"/>
      </w:pPr>
      <w:r>
        <w:rPr>
          <w:rtl w:val="0"/>
        </w:rPr>
        <w:t xml:space="preserve">Define the full operating flow after a match: inquiry, response, consultation, booking, payment, cancellation, refund, and dispute handling.</w:t>
      </w:r>
    </w:p>
    <w:p>
      <w:pPr>
        <w:numPr>
          <w:ilvl w:val="0"/>
          <w:numId w:val="14"/>
        </w:numPr>
        <w:ind w:left="720" w:hanging="360"/>
        <w:spacing w:after="0" w:before="0" w:lineRule="auto"/>
      </w:pPr>
      <w:r>
        <w:rPr>
          <w:rtl w:val="0"/>
        </w:rPr>
        <w:t xml:space="preserve">Clarify premium-tier value inside the product so providers know exactly what paid visibility, analytics, and sponsorship include.</w:t>
      </w:r>
    </w:p>
    <w:p>
      <w:pPr>
        <w:numPr>
          <w:ilvl w:val="0"/>
          <w:numId w:val="14"/>
        </w:numPr>
        <w:ind w:left="720" w:hanging="360"/>
        <w:spacing w:after="0" w:before="0" w:lineRule="auto"/>
      </w:pPr>
      <w:r>
        <w:rPr>
          <w:rtl w:val="0"/>
        </w:rPr>
        <w:t xml:space="preserve">Show real price anchors or sample packages so families and programs can compare options without guessing what budget tiers mean.</w:t>
      </w:r>
    </w:p>
    <w:p>
      <w:pPr>
        <w:numPr>
          <w:ilvl w:val="0"/>
          <w:numId w:val="14"/>
        </w:numPr>
        <w:ind w:left="720" w:hanging="360"/>
        <w:spacing w:after="0" w:before="0" w:lineRule="auto"/>
      </w:pPr>
      <w:r>
        <w:rPr>
          <w:rtl w:val="0"/>
        </w:rPr>
        <w:t xml:space="preserve">Replace raw provider lists with validation status so investors can see who is prospective, engaged, pilot-ready, or committed.</w:t>
      </w:r>
    </w:p>
    <w:p>
      <w:pPr>
        <w:numPr>
          <w:ilvl w:val="0"/>
          <w:numId w:val="14"/>
        </w:numPr>
        <w:ind w:left="720" w:hanging="360"/>
        <w:spacing w:after="0" w:before="0" w:lineRule="auto"/>
      </w:pPr>
      <w:r>
        <w:rPr>
          <w:rtl w:val="0"/>
        </w:rPr>
        <w:t xml:space="preserve">Add proof points the MVP must earn before outreach scales: provider activation, inquiry-to-booking conversion, retention, CAC, and payback period.</w:t>
      </w:r>
    </w:p>
    <w:p w:rsidR="00000000" w:rsidDel="00000000" w:rsidP="00000000" w:rsidRDefault="00000000" w:rsidRPr="00000000" w14:paraId="00000034">
      <w:pPr>
        <w:pStyle w:val="Heading1"/>
        <w:rPr>
          <w:color w:val="008575"/>
        </w:rPr>
      </w:pPr>
      <w:bookmarkStart w:colFirst="0" w:colLast="0" w:name="_l9xz0tyhazg" w:id="27"/>
      <w:bookmarkEnd w:id="27"/>
      <w:r w:rsidDel="00000000" w:rsidR="00000000" w:rsidRPr="00000000">
        <w:rPr>
          <w:rtl w:val="0"/>
        </w:rPr>
        <w:t xml:space="preserve">Monetization</w:t>
      </w:r>
      <w:r w:rsidDel="00000000" w:rsidR="00000000" w:rsidRPr="00000000">
        <w:rPr>
          <w:rtl w:val="0"/>
        </w:rPr>
      </w:r>
    </w:p>
    <w:p w:rsidR="00000000" w:rsidDel="00000000" w:rsidP="00000000" w:rsidRDefault="00000000" w:rsidRPr="00000000" w14:paraId="00000035">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ind w:left="720" w:hanging="360"/>
        <w:rPr>
          <w:u w:val="none"/>
        </w:rPr>
      </w:pPr>
      <w:del w:id="13" w:author="Claude" w:date="2026-05-15T13:08:00Z">
        <w:r>
          <w:rPr>
            <w:rtl w:val="0"/>
          </w:rPr>
          <w:delText>Possible Revenue Streams (this is where more time needs to be focused)</w:delText>
        </w:r>
      </w:del>
      <w:ins w:id="14" w:author="Claude" w:date="2026-05-15T13:08:00Z">
        <w:r>
          <w:rPr>
            <w:rtl w:val="0"/>
          </w:rPr>
          <w:t xml:space="preserve">Primary revenue streams for launch and early scale</w:t>
        </w:r>
      </w:ins>
    </w:p>
    <w:p w:rsidR="00000000" w:rsidDel="00000000" w:rsidP="00000000" w:rsidRDefault="00000000" w:rsidRPr="00000000" w14:paraId="00000036">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del w:id="15" w:author="Claude" w:date="2026-05-15T13:08:20Z">
        <w:r>
          <w:rPr>
            <w:rtl w:val="0"/>
          </w:rPr>
          <w:delText>Contract to youth programs, club programs, and school athletic programs</w:delText>
        </w:r>
      </w:del>
      <w:ins w:id="16" w:author="Claude" w:date="2026-05-15T13:08:20Z">
        <w:r>
          <w:rPr>
            <w:rtl w:val="0"/>
          </w:rPr>
          <w:t xml:space="preserve">Program partnerships with youth programs, clubs, and school athletic departments</w:t>
        </w:r>
      </w:ins>
    </w:p>
    <w:p w:rsidR="00000000" w:rsidDel="00000000" w:rsidP="00000000" w:rsidRDefault="00000000" w:rsidRPr="00000000" w14:paraId="00000037">
      <w:pPr>
        <w:pageBreakBefore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del w:id="17" w:author="Claude" w:date="2026-05-15T13:08:40Z">
        <w:r>
          <w:rPr>
            <w:rtl w:val="0"/>
          </w:rPr>
          <w:delText>Free participation (little effort and downside from a program’s perspective)</w:delText>
        </w:r>
      </w:del>
      <w:ins w:id="18" w:author="Claude" w:date="2026-05-15T13:08:40Z">
        <w:r>
          <w:rPr>
            <w:rtl w:val="0"/>
          </w:rPr>
          <w:t xml:space="preserve">Low-friction pilot participation to drive early adoption, testimonials, and case studies</w:t>
        </w:r>
      </w:ins>
    </w:p>
    <w:p w:rsidR="00000000" w:rsidDel="00000000" w:rsidP="00000000" w:rsidRDefault="00000000" w:rsidRPr="00000000" w14:paraId="00000038">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del w:id="19" w:author="Claude" w:date="2026-05-15T13:09:00Z">
        <w:r>
          <w:rPr>
            <w:rtl w:val="0"/>
          </w:rPr>
          <w:delText>Database of specialists in various fields</w:delText>
        </w:r>
      </w:del>
      <w:ins w:id="20" w:author="Claude" w:date="2026-05-15T13:09:00Z">
        <w:r>
          <w:rPr>
            <w:rtl w:val="0"/>
          </w:rPr>
          <w:t xml:space="preserve">Specialist marketplace with free basic listings and paid premium visibility</w:t>
        </w:r>
      </w:ins>
    </w:p>
    <w:p w:rsidR="00000000" w:rsidDel="00000000" w:rsidP="00000000" w:rsidRDefault="00000000" w:rsidRPr="00000000" w14:paraId="00000039">
      <w:pPr>
        <w:pageBreakBefore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del w:id="21" w:author="Claude" w:date="2026-05-15T13:09:20Z">
        <w:r>
          <w:rPr>
            <w:rtl w:val="0"/>
          </w:rPr>
          <w:delText>Free registration, 50% per new client paid to TDL</w:delText>
        </w:r>
      </w:del>
      <w:ins w:id="22" w:author="Claude" w:date="2026-05-15T13:09:20Z">
        <w:r>
          <w:rPr>
            <w:rtl w:val="0"/>
          </w:rPr>
          <w:t xml:space="preserve">Free registration paired with a percentage fee on new-client revenue sourced through TDL</w:t>
        </w:r>
      </w:ins>
    </w:p>
    <w:p w:rsidR="00000000" w:rsidDel="00000000" w:rsidP="00000000" w:rsidRDefault="00000000" w:rsidRPr="00000000" w14:paraId="0000003A">
      <w:pPr>
        <w:pageBreakBefore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del w:id="23" w:author="Claude" w:date="2026-05-15T13:09:40Z">
        <w:r>
          <w:rPr>
            <w:rtl w:val="0"/>
          </w:rPr>
          <w:delText>Two-tiered subscription system that is correlated to “sponsored” results</w:delText>
        </w:r>
      </w:del>
      <w:ins w:id="24" w:author="Claude" w:date="2026-05-15T13:09:40Z">
        <w:r>
          <w:rPr>
            <w:rtl w:val="0"/>
          </w:rPr>
          <w:t xml:space="preserve">Tiered subscription packages tied to visibility, sponsorship placement, and lead volume</w:t>
        </w:r>
      </w:ins>
    </w:p>
    <w:p w:rsidR="00000000" w:rsidDel="00000000" w:rsidP="00000000" w:rsidRDefault="00000000" w:rsidRPr="00000000" w14:paraId="0000003B">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Ad Space for website and app</w:t>
      </w:r>
    </w:p>
    <w:p w:rsidR="00000000" w:rsidDel="00000000" w:rsidP="00000000" w:rsidRDefault="00000000" w:rsidRPr="00000000" w14:paraId="0000003C">
      <w:pPr>
        <w:pageBreakBefore w:val="0"/>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Payments for various ad placement</w:t>
      </w:r>
    </w:p>
    <w:p w:rsidR="00000000" w:rsidDel="00000000" w:rsidP="00000000" w:rsidRDefault="00000000" w:rsidRPr="00000000" w14:paraId="0000003D">
      <w:pPr>
        <w:pageBreakBefore w:val="0"/>
        <w:numPr>
          <w:ilvl w:val="3"/>
          <w:numId w:val="11"/>
        </w:numPr>
        <w:pBdr>
          <w:top w:space="0" w:sz="0" w:val="nil"/>
          <w:left w:space="0" w:sz="0" w:val="nil"/>
          <w:bottom w:space="0" w:sz="0" w:val="nil"/>
          <w:right w:space="0" w:sz="0" w:val="nil"/>
          <w:between w:space="0" w:sz="0" w:val="nil"/>
        </w:pBdr>
        <w:shd w:fill="auto" w:val="clear"/>
        <w:spacing w:after="0" w:afterAutospacing="0" w:before="0" w:beforeAutospacing="0"/>
        <w:ind w:left="2880" w:hanging="360"/>
        <w:rPr>
          <w:u w:val="none"/>
        </w:rPr>
      </w:pPr>
      <w:r w:rsidDel="00000000" w:rsidR="00000000" w:rsidRPr="00000000">
        <w:rPr>
          <w:rtl w:val="0"/>
        </w:rPr>
        <w:t xml:space="preserve">Premier placement</w:t>
      </w:r>
    </w:p>
    <w:p w:rsidR="00000000" w:rsidDel="00000000" w:rsidP="00000000" w:rsidRDefault="00000000" w:rsidRPr="00000000" w14:paraId="0000003E">
      <w:pPr>
        <w:pageBreakBefore w:val="0"/>
        <w:numPr>
          <w:ilvl w:val="3"/>
          <w:numId w:val="11"/>
        </w:numPr>
        <w:pBdr>
          <w:top w:space="0" w:sz="0" w:val="nil"/>
          <w:left w:space="0" w:sz="0" w:val="nil"/>
          <w:bottom w:space="0" w:sz="0" w:val="nil"/>
          <w:right w:space="0" w:sz="0" w:val="nil"/>
          <w:between w:space="0" w:sz="0" w:val="nil"/>
        </w:pBdr>
        <w:shd w:fill="auto" w:val="clear"/>
        <w:spacing w:after="0" w:afterAutospacing="0" w:before="0" w:beforeAutospacing="0"/>
        <w:ind w:left="2880" w:hanging="360"/>
        <w:rPr>
          <w:u w:val="none"/>
        </w:rPr>
      </w:pPr>
      <w:r w:rsidDel="00000000" w:rsidR="00000000" w:rsidRPr="00000000">
        <w:rPr>
          <w:rtl w:val="0"/>
        </w:rPr>
        <w:t xml:space="preserve">Preferred placement</w:t>
      </w:r>
    </w:p>
    <w:p w:rsidR="00000000" w:rsidDel="00000000" w:rsidP="00000000" w:rsidRDefault="00000000" w:rsidRPr="00000000" w14:paraId="0000003F">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del w:id="25" w:author="Claude" w:date="2026-05-15T13:10:00Z">
        <w:r>
          <w:rPr>
            <w:rtl w:val="0"/>
          </w:rPr>
          <w:delText>Pricing Model for Launch?</w:delText>
        </w:r>
      </w:del>
      <w:ins w:id="26" w:author="Claude" w:date="2026-05-15T13:10:00Z">
        <w:r>
          <w:rPr>
            <w:rtl w:val="0"/>
          </w:rPr>
          <w:t xml:space="preserve">Draft Launch Pricing Model</w:t>
        </w:r>
      </w:ins>
    </w:p>
    <w:p w:rsidR="00000000" w:rsidDel="00000000" w:rsidP="00000000" w:rsidRDefault="00000000" w:rsidRPr="00000000" w14:paraId="00000040">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del w:id="81" w:author="Claude" w:date="2026-05-15T13:40:00Z">
        <w:r>
          <w:rPr>
            <w:rtl w:val="0"/>
          </w:rPr>
          <w:delText>Basic Listing - Free</w:delText>
        </w:r>
      </w:del>
      <w:ins w:id="82" w:author="Claude" w:date="2026-05-15T13:40:00Z">
        <w:r>
          <w:rPr>
            <w:rtl w:val="0"/>
          </w:rPr>
          <w:t xml:space="preserve">Family Intake - Free</w:t>
        </w:r>
      </w:ins>
    </w:p>
    <w:p w:rsidR="00000000" w:rsidDel="00000000" w:rsidP="00000000" w:rsidRDefault="00000000" w:rsidRPr="00000000" w14:paraId="00000041">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commentRangeStart w:id="1"/>
      <w:del w:id="83" w:author="Claude" w:date="2026-05-15T13:40:00Z">
        <w:r>
          <w:rPr>
            <w:rtl w:val="0"/>
          </w:rPr>
          <w:delText>Commission on New Clients - 15%</w:delText>
        </w:r>
      </w:del>
      <w:ins w:id="84" w:author="Claude" w:date="2026-05-15T13:40:00Z">
        <w:r>
          <w:rPr>
            <w:rtl w:val="0"/>
          </w:rPr>
          <w:t xml:space="preserve">Founding Provider - $49/month for a limited founding cohort</w:t>
        </w:r>
      </w:ins>
      <w:commentRangeEnd w:id="1"/>
      <w:r>
        <w:rPr>
          <w:rStyle w:val="CommentReference"/>
        </w:rPr>
        <w:commentReference w:id="1"/>
      </w:r>
    </w:p>
    <w:p w:rsidR="00000000" w:rsidDel="00000000" w:rsidP="00000000" w:rsidRDefault="00000000" w:rsidRPr="00000000" w14:paraId="00000042">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commentRangeStart w:id="2"/>
      <w:del w:id="85" w:author="Claude" w:date="2026-05-15T13:40:00Z">
        <w:r>
          <w:rPr>
            <w:rtl w:val="0"/>
          </w:rPr>
          <w:delText>Premium Specialist Tier - $99/month</w:delText>
        </w:r>
      </w:del>
      <w:ins w:id="86" w:author="Claude" w:date="2026-05-15T13:40:00Z">
        <w:r>
          <w:rPr>
            <w:rtl w:val="0"/>
          </w:rPr>
          <w:t xml:space="preserve">Provider Pro - $99/month</w:t>
        </w:r>
      </w:ins>
      <w:commentRangeEnd w:id="2"/>
      <w:r>
        <w:rPr>
          <w:rStyle w:val="CommentReference"/>
        </w:rPr>
        <w:commentReference w:id="2"/>
      </w:r>
    </w:p>
    <w:p w:rsidR="00000000" w:rsidDel="00000000" w:rsidP="00000000" w:rsidRDefault="00000000" w:rsidRPr="00000000" w14:paraId="00000043">
      <w:pPr>
        <w:pageBreakBefore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del w:id="27" w:author="Claude" w:date="2026-05-15T13:10:20Z">
        <w:r>
          <w:rPr>
            <w:rtl w:val="0"/>
          </w:rPr>
          <w:delText>Founding Specialist Offer - $49/month for life</w:delText>
        </w:r>
      </w:del>
      <w:ins w:id="28" w:author="Claude" w:date="2026-05-15T13:10:20Z">
        <w:r>
          <w:rPr>
            <w:rtl w:val="0"/>
          </w:rPr>
          <w:t xml:space="preserve">Program Pilot - $299/month with a 3-month minimum</w:t>
        </w:r>
      </w:ins>
    </w:p>
    <w:p w:rsidR="00000000" w:rsidDel="00000000" w:rsidP="00000000" w:rsidRDefault="00000000" w:rsidRPr="00000000" w14:paraId="00000044">
      <w:pPr>
        <w:pageBreakBefore w:val="0"/>
        <w:numPr>
          <w:ilvl w:val="1"/>
          <w:numId w:val="11"/>
        </w:numPr>
        <w:pBdr>
          <w:top w:space="0" w:sz="0" w:val="nil"/>
          <w:left w:space="0" w:sz="0" w:val="nil"/>
          <w:bottom w:space="0" w:sz="0" w:val="nil"/>
          <w:right w:space="0" w:sz="0" w:val="nil"/>
          <w:between w:space="0" w:sz="0" w:val="nil"/>
        </w:pBdr>
        <w:shd w:fill="auto" w:val="clear"/>
        <w:spacing w:before="0" w:beforeAutospacing="0"/>
        <w:ind w:left="1440" w:hanging="360"/>
        <w:rPr>
          <w:u w:val="none"/>
        </w:rPr>
      </w:pPr>
      <w:del w:id="29" w:author="Claude" w:date="2026-05-15T13:10:40Z">
        <w:r>
          <w:rPr>
            <w:rtl w:val="0"/>
          </w:rPr>
          <w:delText>Program Partnerships - $1,000/annually</w:delText>
        </w:r>
      </w:del>
      <w:ins w:id="30" w:author="Claude" w:date="2026-05-15T13:10:40Z">
        <w:r>
          <w:rPr>
            <w:rtl w:val="0"/>
          </w:rPr>
          <w:t xml:space="preserve">Transaction Fee (Phase 2 only) - 10% of bookings processed through TDL</w:t>
        </w:r>
      </w:ins>
      <w:r w:rsidDel="00000000" w:rsidR="00000000" w:rsidRPr="00000000">
        <w:rPr>
          <w:rtl w:val="0"/>
        </w:rPr>
      </w:r>
    </w:p>
    <w:p w:rsidR="00000000" w:rsidDel="00000000" w:rsidP="00000000" w:rsidRDefault="00000000" w:rsidRPr="00000000" w14:paraId="0000004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28"/>
      <w:bookmarkEnd w:id="28"/>
      <w:r w:rsidDel="00000000" w:rsidR="00000000" w:rsidRPr="00000000">
        <w:rPr>
          <w:rtl w:val="0"/>
        </w:rPr>
        <w:t xml:space="preserve">Concept</w:t>
      </w:r>
    </w:p>
    <w:p w:rsidR="00000000" w:rsidDel="00000000" w:rsidP="00000000" w:rsidRDefault="00000000" w:rsidRPr="00000000" w14:paraId="00000046">
      <w:pPr>
        <w:pStyle w:val="Heading2"/>
        <w:pageBreakBefore w:val="0"/>
        <w:numPr>
          <w:ilvl w:val="0"/>
          <w:numId w:val="13"/>
        </w:numPr>
        <w:pBdr>
          <w:top w:space="0" w:sz="0" w:val="nil"/>
          <w:left w:space="0" w:sz="0" w:val="nil"/>
          <w:bottom w:space="0" w:sz="0" w:val="nil"/>
          <w:right w:space="0" w:sz="0" w:val="nil"/>
          <w:between w:space="0" w:sz="0" w:val="nil"/>
        </w:pBdr>
        <w:shd w:fill="auto" w:val="clear"/>
        <w:spacing w:after="0" w:afterAutospacing="0" w:before="320" w:lineRule="auto"/>
        <w:ind w:left="720" w:hanging="360"/>
        <w:rPr>
          <w:sz w:val="32"/>
          <w:szCs w:val="32"/>
        </w:rPr>
      </w:pPr>
      <w:bookmarkStart w:colFirst="0" w:colLast="0" w:name="_buwz1tcz7y35" w:id="29"/>
      <w:bookmarkEnd w:id="29"/>
      <w:r w:rsidDel="00000000" w:rsidR="00000000" w:rsidRPr="00000000">
        <w:rPr>
          <w:rtl w:val="0"/>
        </w:rPr>
        <w:t xml:space="preserve">App/Website Space</w:t>
      </w:r>
      <w:r w:rsidDel="00000000" w:rsidR="00000000" w:rsidRPr="00000000">
        <w:rPr>
          <w:rtl w:val="0"/>
        </w:rPr>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color w:val="999999"/>
          <w:sz w:val="22"/>
          <w:szCs w:val="22"/>
          <w:u w:val="none"/>
        </w:rPr>
      </w:pPr>
      <w:del w:id="87" w:author="Claude" w:date="2026-05-15T13:40:00Z">
        <w:r>
          <w:rPr>
            <w:rtl w:val="0"/>
          </w:rPr>
          <w:delText>App/website that houses specialists in the following areas:</w:delText>
        </w:r>
      </w:del>
      <w:ins w:id="88" w:author="Claude" w:date="2026-05-15T13:40:00Z">
        <w:r>
          <w:rPr>
            <w:rtl w:val="0"/>
          </w:rPr>
          <w:t xml:space="preserve">Static MVP and curated provider-directory concept spanning the following areas:</w:t>
        </w:r>
      </w:ins>
    </w:p>
    <w:p w:rsidR="00000000" w:rsidDel="00000000" w:rsidP="00000000" w:rsidRDefault="00000000" w:rsidRPr="00000000" w14:paraId="00000048">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Sport-Specific Training</w:t>
      </w:r>
    </w:p>
    <w:p w:rsidR="00000000" w:rsidDel="00000000" w:rsidP="00000000" w:rsidRDefault="00000000" w:rsidRPr="00000000" w14:paraId="00000049">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Speed-Agility/Weight Training</w:t>
      </w:r>
    </w:p>
    <w:p w:rsidR="00000000" w:rsidDel="00000000" w:rsidP="00000000" w:rsidRDefault="00000000" w:rsidRPr="00000000" w14:paraId="0000004A">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Tutoring</w:t>
      </w:r>
    </w:p>
    <w:p w:rsidR="00000000" w:rsidDel="00000000" w:rsidP="00000000" w:rsidRDefault="00000000" w:rsidRPr="00000000" w14:paraId="0000004B">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commentRangeStart w:id="3"/>
      <w:del w:id="89" w:author="Claude" w:date="2026-05-15T13:40:00Z">
        <w:r>
          <w:rPr>
            <w:rtl w:val="0"/>
          </w:rPr>
          <w:delText>Social-Emotional Development (child/adolescent psychologists)</w:delText>
        </w:r>
      </w:del>
      <w:ins w:id="90" w:author="Claude" w:date="2026-05-15T13:40:00Z">
        <w:r>
          <w:rPr>
            <w:rtl w:val="0"/>
          </w:rPr>
          <w:t xml:space="preserve">Mental Performance Support and referral pathways to licensed clinicians when appropriate</w:t>
        </w:r>
      </w:ins>
      <w:commentRangeEnd w:id="3"/>
      <w:r>
        <w:rPr>
          <w:rStyle w:val="CommentReference"/>
        </w:rPr>
        <w:commentReference w:id="3"/>
      </w:r>
    </w:p>
    <w:p w:rsidR="00000000" w:rsidDel="00000000" w:rsidP="00000000" w:rsidRDefault="00000000" w:rsidRPr="00000000" w14:paraId="0000004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Families will fill out a registration page / survey that includes:</w:t>
      </w:r>
    </w:p>
    <w:p w:rsidR="00000000" w:rsidDel="00000000" w:rsidP="00000000" w:rsidRDefault="00000000" w:rsidRPr="00000000" w14:paraId="0000004D">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Contact Information</w:t>
      </w:r>
    </w:p>
    <w:p w:rsidR="00000000" w:rsidDel="00000000" w:rsidP="00000000" w:rsidRDefault="00000000" w:rsidRPr="00000000" w14:paraId="0000004E">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Desired Services</w:t>
      </w:r>
    </w:p>
    <w:p w:rsidR="00000000" w:rsidDel="00000000" w:rsidP="00000000" w:rsidRDefault="00000000" w:rsidRPr="00000000" w14:paraId="0000004F">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Budget</w:t>
      </w:r>
    </w:p>
    <w:p w:rsidR="00000000" w:rsidDel="00000000" w:rsidP="00000000" w:rsidRDefault="00000000" w:rsidRPr="00000000" w14:paraId="00000050">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Geographical Location</w:t>
      </w:r>
    </w:p>
    <w:p w:rsidR="00000000" w:rsidDel="00000000" w:rsidP="00000000" w:rsidRDefault="00000000" w:rsidRPr="00000000" w14:paraId="0000005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Algorithm</w:t>
      </w:r>
    </w:p>
    <w:p w:rsidR="00000000" w:rsidDel="00000000" w:rsidP="00000000" w:rsidRDefault="00000000" w:rsidRPr="00000000" w14:paraId="00000052">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commentRangeStart w:id="4"/>
      <w:del w:id="91" w:author="Claude" w:date="2026-05-15T13:40:00Z">
        <w:r>
          <w:rPr>
            <w:rtl w:val="0"/>
          </w:rPr>
          <w:delText>Dynamic Matchmaking algorithm</w:delText>
        </w:r>
      </w:del>
      <w:ins w:id="92" w:author="Claude" w:date="2026-05-15T13:40:00Z">
        <w:r>
          <w:rPr>
            <w:rtl w:val="0"/>
          </w:rPr>
          <w:t xml:space="preserve">Rules-based matching engine in the MVP</w:t>
        </w:r>
      </w:ins>
      <w:commentRangeEnd w:id="4"/>
      <w:r>
        <w:rPr>
          <w:rStyle w:val="CommentReference"/>
        </w:rPr>
        <w:commentReference w:id="4"/>
      </w:r>
    </w:p>
    <w:p w:rsidR="00000000" w:rsidDel="00000000" w:rsidP="00000000" w:rsidRDefault="00000000" w:rsidRPr="00000000" w14:paraId="00000053">
      <w:pPr>
        <w:pageBreakBefore w:val="0"/>
        <w:numPr>
          <w:ilvl w:val="1"/>
          <w:numId w:val="2"/>
        </w:numPr>
        <w:pBdr>
          <w:top w:space="0" w:sz="0" w:val="nil"/>
          <w:left w:space="0" w:sz="0" w:val="nil"/>
          <w:bottom w:space="0" w:sz="0" w:val="nil"/>
          <w:right w:space="0" w:sz="0" w:val="nil"/>
          <w:between w:space="0" w:sz="0" w:val="nil"/>
        </w:pBdr>
        <w:shd w:fill="auto" w:val="clear"/>
        <w:spacing w:before="0" w:beforeAutospacing="0"/>
        <w:ind w:left="2160" w:hanging="360"/>
        <w:rPr>
          <w:u w:val="none"/>
        </w:rPr>
      </w:pPr>
      <w:del w:id="93" w:author="Claude" w:date="2026-05-15T13:40:00Z">
        <w:r>
          <w:rPr>
            <w:rtl w:val="0"/>
          </w:rPr>
          <w:delText>Proprietary algorithm</w:delText>
        </w:r>
      </w:del>
      <w:ins w:id="94" w:author="Claude" w:date="2026-05-15T13:40:00Z">
        <w:r>
          <w:rPr>
            <w:rtl w:val="0"/>
          </w:rPr>
          <w:t xml:space="preserve">Matching logic to refine with pilot data</w:t>
        </w:r>
      </w:ins>
      <w:r w:rsidDel="00000000" w:rsidR="00000000" w:rsidRPr="00000000">
        <w:rPr>
          <w:rtl w:val="0"/>
        </w:rPr>
      </w:r>
    </w:p>
    <w:p w:rsidR="00000000" w:rsidDel="00000000" w:rsidP="00000000" w:rsidRDefault="00000000" w:rsidRPr="00000000" w14:paraId="00000054">
      <w:pPr>
        <w:pStyle w:val="Heading2"/>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20" w:hanging="360"/>
      </w:pPr>
      <w:bookmarkStart w:colFirst="0" w:colLast="0" w:name="_p2nityf5kx5q" w:id="30"/>
      <w:bookmarkEnd w:id="30"/>
      <w:r w:rsidDel="00000000" w:rsidR="00000000" w:rsidRPr="00000000">
        <w:rPr>
          <w:rtl w:val="0"/>
        </w:rPr>
        <w:t xml:space="preserve">Building Community</w:t>
      </w:r>
      <w:r w:rsidDel="00000000" w:rsidR="00000000" w:rsidRPr="00000000">
        <w:rPr>
          <w:rtl w:val="0"/>
        </w:rPr>
      </w:r>
    </w:p>
    <w:p w:rsidR="00000000" w:rsidDel="00000000" w:rsidP="00000000" w:rsidRDefault="00000000" w:rsidRPr="00000000" w14:paraId="00000055">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Contracting with specialists to have them included in search results, allowing them to connect with more families and build their brands</w:t>
      </w:r>
    </w:p>
    <w:p w:rsidR="00000000" w:rsidDel="00000000" w:rsidP="00000000" w:rsidRDefault="00000000" w:rsidRPr="00000000" w14:paraId="00000056">
      <w:pPr>
        <w:pageBreakBefore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u w:val="none"/>
        </w:rPr>
      </w:pPr>
      <w:r w:rsidDel="00000000" w:rsidR="00000000" w:rsidRPr="00000000">
        <w:rPr>
          <w:rtl w:val="0"/>
        </w:rPr>
        <w:t xml:space="preserve">Specialists will include their geographical location and pricing</w:t>
      </w:r>
    </w:p>
    <w:p w:rsidR="00000000" w:rsidDel="00000000" w:rsidP="00000000" w:rsidRDefault="00000000" w:rsidRPr="00000000" w14:paraId="00000057">
      <w:pPr>
        <w:pageBreakBefore w:val="0"/>
        <w:numPr>
          <w:ilvl w:val="0"/>
          <w:numId w:val="19"/>
        </w:numPr>
        <w:pBdr>
          <w:top w:space="0" w:sz="0" w:val="nil"/>
          <w:left w:space="0" w:sz="0" w:val="nil"/>
          <w:bottom w:space="0" w:sz="0" w:val="nil"/>
          <w:right w:space="0" w:sz="0" w:val="nil"/>
          <w:between w:space="0" w:sz="0" w:val="nil"/>
        </w:pBdr>
        <w:shd w:fill="auto" w:val="clear"/>
        <w:spacing w:before="0" w:beforeAutospacing="0"/>
        <w:ind w:left="1440" w:hanging="360"/>
        <w:rPr>
          <w:u w:val="none"/>
        </w:rPr>
      </w:pPr>
      <w:r w:rsidDel="00000000" w:rsidR="00000000" w:rsidRPr="00000000">
        <w:rPr>
          <w:rtl w:val="0"/>
        </w:rPr>
        <w:t xml:space="preserve">Pay content specialists to provide videos to build up a self-help database</w:t>
      </w:r>
    </w:p>
    <w:p w:rsidR="00000000" w:rsidDel="00000000" w:rsidP="00000000" w:rsidRDefault="00000000" w:rsidRPr="00000000" w14:paraId="00000058">
      <w:pPr>
        <w:pStyle w:val="Heading2"/>
        <w:numPr>
          <w:ilvl w:val="0"/>
          <w:numId w:val="13"/>
        </w:numPr>
        <w:ind w:left="720" w:hanging="360"/>
        <w:rPr>
          <w:rFonts w:ascii="PT Sans Narrow" w:cs="PT Sans Narrow" w:eastAsia="PT Sans Narrow" w:hAnsi="PT Sans Narrow"/>
          <w:color w:val="008575"/>
          <w:sz w:val="32"/>
          <w:szCs w:val="32"/>
        </w:rPr>
      </w:pPr>
      <w:bookmarkStart w:colFirst="0" w:colLast="0" w:name="_dzo2fv1i3idu" w:id="31"/>
      <w:bookmarkEnd w:id="31"/>
      <w:r w:rsidDel="00000000" w:rsidR="00000000" w:rsidRPr="00000000">
        <w:rPr>
          <w:rtl w:val="0"/>
        </w:rPr>
        <w:t xml:space="preserve">Startup Costs</w:t>
      </w:r>
    </w:p>
    <w:p w:rsidR="00000000" w:rsidDel="00000000" w:rsidP="00000000" w:rsidRDefault="00000000" w:rsidRPr="00000000" w14:paraId="00000059">
      <w:pPr>
        <w:pStyle w:val="Heading3"/>
        <w:keepNext w:val="0"/>
        <w:keepLines w:val="0"/>
        <w:widowControl w:val="1"/>
        <w:spacing w:after="120" w:line="288" w:lineRule="auto"/>
        <w:ind w:left="720" w:firstLine="0"/>
        <w:rPr/>
      </w:pPr>
      <w:bookmarkStart w:colFirst="0" w:colLast="0" w:name="_y5ktinpm26rf" w:id="32"/>
      <w:bookmarkEnd w:id="32"/>
      <w:r w:rsidDel="00000000" w:rsidR="00000000" w:rsidRPr="00000000">
        <w:rPr>
          <w:rtl w:val="0"/>
        </w:rPr>
        <w:t xml:space="preserve">FUNDRAISING ROADMAP</w:t>
      </w:r>
    </w:p>
    <w:p w:rsidR="00000000" w:rsidDel="00000000" w:rsidP="00000000" w:rsidRDefault="00000000" w:rsidRPr="00000000" w14:paraId="0000005A">
      <w:pPr>
        <w:pStyle w:val="Heading4"/>
        <w:spacing w:after="80" w:before="360" w:line="288" w:lineRule="auto"/>
        <w:ind w:left="720" w:firstLine="0"/>
        <w:rPr/>
      </w:pPr>
      <w:bookmarkStart w:colFirst="0" w:colLast="0" w:name="_xkr2g0xz5544" w:id="33"/>
      <w:bookmarkEnd w:id="33"/>
      <w:r w:rsidDel="00000000" w:rsidR="00000000" w:rsidRPr="00000000">
        <w:rPr>
          <w:rtl w:val="0"/>
        </w:rPr>
        <w:t xml:space="preserve">Pre-Seed ($50K–$250K)</w:t>
      </w:r>
    </w:p>
    <w:p w:rsidR="00000000" w:rsidDel="00000000" w:rsidP="00000000" w:rsidRDefault="00000000" w:rsidRPr="00000000" w14:paraId="0000005B">
      <w:pPr>
        <w:spacing w:after="240" w:before="240" w:lineRule="auto"/>
        <w:rPr/>
      </w:pPr>
      <w:r w:rsidDel="00000000" w:rsidR="00000000" w:rsidRPr="00000000">
        <w:rPr>
          <w:rtl w:val="0"/>
        </w:rPr>
        <w:t xml:space="preserve">Goal:</w:t>
      </w:r>
    </w:p>
    <w:p w:rsidR="00000000" w:rsidDel="00000000" w:rsidP="00000000" w:rsidRDefault="00000000" w:rsidRPr="00000000" w14:paraId="0000005C">
      <w:pPr>
        <w:numPr>
          <w:ilvl w:val="0"/>
          <w:numId w:val="17"/>
        </w:numPr>
        <w:spacing w:after="0" w:afterAutospacing="0" w:before="240" w:lineRule="auto"/>
        <w:ind w:left="720" w:hanging="360"/>
      </w:pPr>
      <w:r w:rsidDel="00000000" w:rsidR="00000000" w:rsidRPr="00000000">
        <w:rPr>
          <w:rtl w:val="0"/>
        </w:rPr>
        <w:t xml:space="preserve">MVP launch</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rtl w:val="0"/>
        </w:rPr>
        <w:t xml:space="preserve">Early traction</w:t>
      </w:r>
    </w:p>
    <w:p w:rsidR="00000000" w:rsidDel="00000000" w:rsidP="00000000" w:rsidRDefault="00000000" w:rsidRPr="00000000" w14:paraId="0000005E">
      <w:pPr>
        <w:numPr>
          <w:ilvl w:val="0"/>
          <w:numId w:val="17"/>
        </w:numPr>
        <w:spacing w:after="240" w:before="0" w:beforeAutospacing="0" w:lineRule="auto"/>
        <w:ind w:left="720" w:hanging="360"/>
      </w:pPr>
      <w:r w:rsidDel="00000000" w:rsidR="00000000" w:rsidRPr="00000000">
        <w:rPr>
          <w:rtl w:val="0"/>
        </w:rPr>
        <w:t xml:space="preserve">Initial users</w:t>
      </w:r>
    </w:p>
    <w:p w:rsidR="00000000" w:rsidDel="00000000" w:rsidP="00000000" w:rsidRDefault="00000000" w:rsidRPr="00000000" w14:paraId="0000005F">
      <w:pPr>
        <w:spacing w:after="240" w:before="240" w:lineRule="auto"/>
        <w:rPr/>
      </w:pPr>
      <w:r w:rsidDel="00000000" w:rsidR="00000000" w:rsidRPr="00000000">
        <w:rPr>
          <w:rtl w:val="0"/>
        </w:rPr>
        <w:t xml:space="preserve">Sources:</w:t>
      </w:r>
    </w:p>
    <w:p w:rsidR="00000000" w:rsidDel="00000000" w:rsidP="00000000" w:rsidRDefault="00000000" w:rsidRPr="00000000" w14:paraId="00000060">
      <w:pPr>
        <w:numPr>
          <w:ilvl w:val="0"/>
          <w:numId w:val="13"/>
        </w:numPr>
        <w:spacing w:after="0" w:afterAutospacing="0" w:before="240" w:lineRule="auto"/>
        <w:ind w:left="720" w:hanging="360"/>
        <w:rPr>
          <w:rFonts w:ascii="Arial" w:cs="Arial" w:eastAsia="Arial" w:hAnsi="Arial"/>
          <w:color w:val="000000"/>
        </w:rPr>
      </w:pPr>
      <w:r w:rsidDel="00000000" w:rsidR="00000000" w:rsidRPr="00000000">
        <w:rPr>
          <w:rtl w:val="0"/>
        </w:rPr>
        <w:t xml:space="preserve">Friends/family</w:t>
      </w:r>
    </w:p>
    <w:p w:rsidR="00000000" w:rsidDel="00000000" w:rsidP="00000000" w:rsidRDefault="00000000" w:rsidRPr="00000000" w14:paraId="00000061">
      <w:pPr>
        <w:numPr>
          <w:ilvl w:val="1"/>
          <w:numId w:val="13"/>
        </w:numPr>
        <w:spacing w:after="0" w:afterAutospacing="0" w:before="0" w:beforeAutospacing="0" w:lineRule="auto"/>
        <w:ind w:left="1440" w:hanging="360"/>
        <w:rPr>
          <w:u w:val="none"/>
        </w:rPr>
      </w:pPr>
      <w:r w:rsidDel="00000000" w:rsidR="00000000" w:rsidRPr="00000000">
        <w:rPr>
          <w:rtl w:val="0"/>
        </w:rPr>
        <w:t xml:space="preserve">Bob Gold</w:t>
      </w:r>
    </w:p>
    <w:p w:rsidR="00000000" w:rsidDel="00000000" w:rsidP="00000000" w:rsidRDefault="00000000" w:rsidRPr="00000000" w14:paraId="00000062">
      <w:pPr>
        <w:numPr>
          <w:ilvl w:val="1"/>
          <w:numId w:val="13"/>
        </w:numPr>
        <w:spacing w:after="0" w:afterAutospacing="0" w:before="0" w:beforeAutospacing="0" w:lineRule="auto"/>
        <w:ind w:left="1440" w:hanging="360"/>
        <w:rPr>
          <w:u w:val="none"/>
        </w:rPr>
      </w:pPr>
      <w:r w:rsidDel="00000000" w:rsidR="00000000" w:rsidRPr="00000000">
        <w:rPr>
          <w:rtl w:val="0"/>
        </w:rPr>
        <w:t xml:space="preserve">John Glynn</w:t>
      </w:r>
    </w:p>
    <w:p w:rsidR="00000000" w:rsidDel="00000000" w:rsidP="00000000" w:rsidRDefault="00000000" w:rsidRPr="00000000" w14:paraId="00000063">
      <w:pPr>
        <w:numPr>
          <w:ilvl w:val="1"/>
          <w:numId w:val="13"/>
        </w:numPr>
        <w:spacing w:after="0" w:afterAutospacing="0" w:before="0" w:beforeAutospacing="0" w:lineRule="auto"/>
        <w:ind w:left="1440" w:hanging="360"/>
        <w:rPr>
          <w:u w:val="none"/>
        </w:rPr>
      </w:pPr>
      <w:r w:rsidDel="00000000" w:rsidR="00000000" w:rsidRPr="00000000">
        <w:rPr>
          <w:rtl w:val="0"/>
        </w:rPr>
        <w:t xml:space="preserve">Friends/Family</w:t>
      </w:r>
    </w:p>
    <w:p w:rsidR="00000000" w:rsidDel="00000000" w:rsidP="00000000" w:rsidRDefault="00000000" w:rsidRPr="00000000" w14:paraId="00000064">
      <w:pPr>
        <w:numPr>
          <w:ilvl w:val="0"/>
          <w:numId w:val="13"/>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Angel investors</w:t>
      </w:r>
    </w:p>
    <w:p w:rsidR="00000000" w:rsidDel="00000000" w:rsidP="00000000" w:rsidRDefault="00000000" w:rsidRPr="00000000" w14:paraId="00000065">
      <w:pPr>
        <w:numPr>
          <w:ilvl w:val="0"/>
          <w:numId w:val="13"/>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Sports industry operators</w:t>
      </w:r>
    </w:p>
    <w:p w:rsidR="00000000" w:rsidDel="00000000" w:rsidP="00000000" w:rsidRDefault="00000000" w:rsidRPr="00000000" w14:paraId="00000066">
      <w:pPr>
        <w:numPr>
          <w:ilvl w:val="1"/>
          <w:numId w:val="13"/>
        </w:numPr>
        <w:spacing w:after="240" w:before="0" w:beforeAutospacing="0" w:lineRule="auto"/>
        <w:ind w:left="1440" w:hanging="360"/>
        <w:rPr>
          <w:u w:val="none"/>
        </w:rPr>
      </w:pPr>
      <w:r w:rsidDel="00000000" w:rsidR="00000000" w:rsidRPr="00000000">
        <w:rPr>
          <w:rtl w:val="0"/>
        </w:rPr>
        <w:t xml:space="preserve">Tom Zummo</w:t>
      </w:r>
    </w:p>
    <w:p w:rsidR="00000000" w:rsidDel="00000000" w:rsidP="00000000" w:rsidRDefault="00000000" w:rsidRPr="00000000" w14:paraId="00000067">
      <w:pPr>
        <w:pStyle w:val="Heading4"/>
        <w:spacing w:after="80" w:before="360" w:line="288" w:lineRule="auto"/>
        <w:ind w:left="720" w:firstLine="0"/>
        <w:rPr/>
      </w:pPr>
      <w:bookmarkStart w:colFirst="0" w:colLast="0" w:name="_wwpxzs2t4dok" w:id="34"/>
      <w:bookmarkEnd w:id="34"/>
      <w:r w:rsidDel="00000000" w:rsidR="00000000" w:rsidRPr="00000000">
        <w:rPr>
          <w:rtl w:val="0"/>
        </w:rPr>
        <w:t xml:space="preserve">Seed Round ($500K–$2M)</w:t>
      </w:r>
    </w:p>
    <w:p w:rsidR="00000000" w:rsidDel="00000000" w:rsidP="00000000" w:rsidRDefault="00000000" w:rsidRPr="00000000" w14:paraId="00000068">
      <w:pPr>
        <w:spacing w:after="240" w:before="240" w:lineRule="auto"/>
        <w:rPr/>
      </w:pPr>
      <w:r w:rsidDel="00000000" w:rsidR="00000000" w:rsidRPr="00000000">
        <w:rPr>
          <w:rtl w:val="0"/>
        </w:rPr>
        <w:t xml:space="preserve">Goal:</w:t>
      </w:r>
    </w:p>
    <w:p w:rsidR="00000000" w:rsidDel="00000000" w:rsidP="00000000" w:rsidRDefault="00000000" w:rsidRPr="00000000" w14:paraId="00000069">
      <w:pPr>
        <w:numPr>
          <w:ilvl w:val="0"/>
          <w:numId w:val="26"/>
        </w:numPr>
        <w:spacing w:after="0" w:afterAutospacing="0" w:before="240" w:lineRule="auto"/>
        <w:ind w:left="720" w:hanging="360"/>
      </w:pPr>
      <w:r w:rsidDel="00000000" w:rsidR="00000000" w:rsidRPr="00000000">
        <w:rPr>
          <w:rtl w:val="0"/>
        </w:rPr>
        <w:t xml:space="preserve">Product-market fit</w:t>
      </w:r>
    </w:p>
    <w:p w:rsidR="00000000" w:rsidDel="00000000" w:rsidP="00000000" w:rsidRDefault="00000000" w:rsidRPr="00000000" w14:paraId="0000006A">
      <w:pPr>
        <w:numPr>
          <w:ilvl w:val="0"/>
          <w:numId w:val="26"/>
        </w:numPr>
        <w:spacing w:after="0" w:afterAutospacing="0" w:before="0" w:beforeAutospacing="0" w:lineRule="auto"/>
        <w:ind w:left="720" w:hanging="360"/>
      </w:pPr>
      <w:r w:rsidDel="00000000" w:rsidR="00000000" w:rsidRPr="00000000">
        <w:rPr>
          <w:rtl w:val="0"/>
        </w:rPr>
        <w:t xml:space="preserve">Hire core team</w:t>
      </w:r>
    </w:p>
    <w:p w:rsidR="00000000" w:rsidDel="00000000" w:rsidP="00000000" w:rsidRDefault="00000000" w:rsidRPr="00000000" w14:paraId="0000006B">
      <w:pPr>
        <w:numPr>
          <w:ilvl w:val="0"/>
          <w:numId w:val="26"/>
        </w:numPr>
        <w:spacing w:after="240" w:before="0" w:beforeAutospacing="0" w:lineRule="auto"/>
        <w:ind w:left="720" w:hanging="360"/>
      </w:pPr>
      <w:r w:rsidDel="00000000" w:rsidR="00000000" w:rsidRPr="00000000">
        <w:rPr>
          <w:rtl w:val="0"/>
        </w:rPr>
        <w:t xml:space="preserve">Build proprietary platform</w:t>
      </w:r>
    </w:p>
    <w:p w:rsidR="00000000" w:rsidDel="00000000" w:rsidP="00000000" w:rsidRDefault="00000000" w:rsidRPr="00000000" w14:paraId="0000006C">
      <w:pPr>
        <w:spacing w:after="240" w:before="240" w:lineRule="auto"/>
        <w:rPr/>
      </w:pPr>
      <w:r w:rsidDel="00000000" w:rsidR="00000000" w:rsidRPr="00000000">
        <w:rPr>
          <w:rtl w:val="0"/>
        </w:rPr>
        <w:t xml:space="preserve">Use of funds:</w:t>
      </w:r>
    </w:p>
    <w:p w:rsidR="00000000" w:rsidDel="00000000" w:rsidP="00000000" w:rsidRDefault="00000000" w:rsidRPr="00000000" w14:paraId="0000006D">
      <w:pPr>
        <w:numPr>
          <w:ilvl w:val="0"/>
          <w:numId w:val="13"/>
        </w:numPr>
        <w:spacing w:after="0" w:afterAutospacing="0" w:before="240" w:lineRule="auto"/>
        <w:ind w:left="720" w:hanging="360"/>
        <w:rPr>
          <w:rFonts w:ascii="Arial" w:cs="Arial" w:eastAsia="Arial" w:hAnsi="Arial"/>
          <w:color w:val="000000"/>
        </w:rPr>
      </w:pPr>
      <w:r w:rsidDel="00000000" w:rsidR="00000000" w:rsidRPr="00000000">
        <w:rPr>
          <w:rtl w:val="0"/>
        </w:rPr>
        <w:t xml:space="preserve">Engineering</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Growth marketing</w:t>
      </w:r>
    </w:p>
    <w:p w:rsidR="00000000" w:rsidDel="00000000" w:rsidP="00000000" w:rsidRDefault="00000000" w:rsidRPr="00000000" w14:paraId="0000006F">
      <w:pPr>
        <w:numPr>
          <w:ilvl w:val="0"/>
          <w:numId w:val="13"/>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Sales</w:t>
      </w:r>
    </w:p>
    <w:p w:rsidR="00000000" w:rsidDel="00000000" w:rsidP="00000000" w:rsidRDefault="00000000" w:rsidRPr="00000000" w14:paraId="00000070">
      <w:pPr>
        <w:numPr>
          <w:ilvl w:val="0"/>
          <w:numId w:val="13"/>
        </w:numPr>
        <w:spacing w:after="240" w:before="0" w:beforeAutospacing="0" w:lineRule="auto"/>
        <w:ind w:left="720" w:hanging="360"/>
        <w:rPr>
          <w:rFonts w:ascii="Arial" w:cs="Arial" w:eastAsia="Arial" w:hAnsi="Arial"/>
          <w:color w:val="000000"/>
        </w:rPr>
      </w:pPr>
      <w:r w:rsidDel="00000000" w:rsidR="00000000" w:rsidRPr="00000000">
        <w:rPr>
          <w:rtl w:val="0"/>
        </w:rPr>
        <w:t xml:space="preserve">Data infrastructure</w:t>
      </w:r>
    </w:p>
    <w:p w:rsidR="00000000" w:rsidDel="00000000" w:rsidP="00000000" w:rsidRDefault="00000000" w:rsidRPr="00000000" w14:paraId="00000071">
      <w:pPr>
        <w:pStyle w:val="Heading4"/>
        <w:spacing w:after="80" w:before="360" w:line="288" w:lineRule="auto"/>
        <w:ind w:left="720" w:firstLine="0"/>
        <w:rPr/>
      </w:pPr>
      <w:bookmarkStart w:colFirst="0" w:colLast="0" w:name="_s4oc7g44nqcl" w:id="35"/>
      <w:bookmarkEnd w:id="35"/>
      <w:r w:rsidDel="00000000" w:rsidR="00000000" w:rsidRPr="00000000">
        <w:rPr>
          <w:rtl w:val="0"/>
        </w:rPr>
        <w:t xml:space="preserve">Series A ($5M–$15M)</w:t>
      </w:r>
    </w:p>
    <w:p w:rsidR="00000000" w:rsidDel="00000000" w:rsidP="00000000" w:rsidRDefault="00000000" w:rsidRPr="00000000" w14:paraId="00000072">
      <w:pPr>
        <w:spacing w:after="240" w:before="240" w:lineRule="auto"/>
        <w:rPr/>
      </w:pPr>
      <w:r w:rsidDel="00000000" w:rsidR="00000000" w:rsidRPr="00000000">
        <w:rPr>
          <w:rtl w:val="0"/>
        </w:rPr>
        <w:t xml:space="preserve">Goal:</w:t>
      </w:r>
    </w:p>
    <w:p w:rsidR="00000000" w:rsidDel="00000000" w:rsidP="00000000" w:rsidRDefault="00000000" w:rsidRPr="00000000" w14:paraId="00000073">
      <w:pPr>
        <w:numPr>
          <w:ilvl w:val="0"/>
          <w:numId w:val="13"/>
        </w:numPr>
        <w:spacing w:after="0" w:afterAutospacing="0" w:before="240" w:lineRule="auto"/>
        <w:ind w:left="720" w:hanging="360"/>
        <w:rPr>
          <w:rFonts w:ascii="Arial" w:cs="Arial" w:eastAsia="Arial" w:hAnsi="Arial"/>
          <w:color w:val="000000"/>
        </w:rPr>
      </w:pPr>
      <w:r w:rsidDel="00000000" w:rsidR="00000000" w:rsidRPr="00000000">
        <w:rPr>
          <w:rtl w:val="0"/>
        </w:rPr>
        <w:t xml:space="preserve">National expansion</w:t>
      </w:r>
    </w:p>
    <w:p w:rsidR="00000000" w:rsidDel="00000000" w:rsidP="00000000" w:rsidRDefault="00000000" w:rsidRPr="00000000" w14:paraId="00000074">
      <w:pPr>
        <w:numPr>
          <w:ilvl w:val="0"/>
          <w:numId w:val="13"/>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AI infrastructure</w:t>
      </w:r>
    </w:p>
    <w:p w:rsidR="00000000" w:rsidDel="00000000" w:rsidP="00000000" w:rsidRDefault="00000000" w:rsidRPr="00000000" w14:paraId="00000075">
      <w:pPr>
        <w:numPr>
          <w:ilvl w:val="0"/>
          <w:numId w:val="13"/>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Mobile scale</w:t>
      </w:r>
    </w:p>
    <w:p w:rsidR="00000000" w:rsidDel="00000000" w:rsidP="00000000" w:rsidRDefault="00000000" w:rsidRPr="00000000" w14:paraId="00000076">
      <w:pPr>
        <w:numPr>
          <w:ilvl w:val="0"/>
          <w:numId w:val="13"/>
        </w:numPr>
        <w:spacing w:after="240" w:before="0" w:beforeAutospacing="0" w:lineRule="auto"/>
        <w:ind w:left="720" w:hanging="360"/>
        <w:rPr>
          <w:rFonts w:ascii="Arial" w:cs="Arial" w:eastAsia="Arial" w:hAnsi="Arial"/>
          <w:color w:val="000000"/>
        </w:rPr>
      </w:pPr>
      <w:r w:rsidDel="00000000" w:rsidR="00000000" w:rsidRPr="00000000">
        <w:rPr>
          <w:rtl w:val="0"/>
        </w:rPr>
        <w:t xml:space="preserve">Partnerships</w:t>
      </w:r>
    </w:p>
    <w:p w:rsidR="00000000" w:rsidDel="00000000" w:rsidP="00000000" w:rsidRDefault="00000000" w:rsidRPr="00000000" w14:paraId="00000077">
      <w:pPr>
        <w:pStyle w:val="Heading2"/>
        <w:numPr>
          <w:ilvl w:val="0"/>
          <w:numId w:val="13"/>
        </w:numPr>
        <w:ind w:left="720" w:hanging="360"/>
        <w:rPr>
          <w:rFonts w:ascii="PT Sans Narrow" w:cs="PT Sans Narrow" w:eastAsia="PT Sans Narrow" w:hAnsi="PT Sans Narrow"/>
          <w:color w:val="008575"/>
          <w:sz w:val="32"/>
          <w:szCs w:val="32"/>
        </w:rPr>
      </w:pPr>
      <w:bookmarkStart w:colFirst="0" w:colLast="0" w:name="_1klkvwx6hzun" w:id="36"/>
      <w:bookmarkEnd w:id="36"/>
      <w:r w:rsidDel="00000000" w:rsidR="00000000" w:rsidRPr="00000000">
        <w:rPr>
          <w:rtl w:val="0"/>
        </w:rPr>
        <w:t xml:space="preserve">Plan -&gt; Proof of Concept</w:t>
      </w:r>
    </w:p>
    <w:p w:rsidR="00000000" w:rsidDel="00000000" w:rsidP="00000000" w:rsidRDefault="00000000" w:rsidRPr="00000000" w14:paraId="00000078">
      <w:pPr>
        <w:pStyle w:val="Heading1"/>
        <w:keepNext w:val="0"/>
        <w:keepLines w:val="0"/>
        <w:widowControl w:val="1"/>
        <w:spacing w:after="120" w:line="288" w:lineRule="auto"/>
        <w:rPr>
          <w:rFonts w:ascii="Open Sans" w:cs="Open Sans" w:eastAsia="Open Sans" w:hAnsi="Open Sans"/>
          <w:color w:val="695d46"/>
          <w:sz w:val="46"/>
          <w:szCs w:val="46"/>
        </w:rPr>
      </w:pPr>
      <w:bookmarkStart w:colFirst="0" w:colLast="0" w:name="_gvfbbasagn85" w:id="37"/>
      <w:bookmarkEnd w:id="37"/>
      <w:r w:rsidDel="00000000" w:rsidR="00000000" w:rsidRPr="00000000">
        <w:rPr>
          <w:rFonts w:ascii="Open Sans" w:cs="Open Sans" w:eastAsia="Open Sans" w:hAnsi="Open Sans"/>
          <w:color w:val="695d46"/>
          <w:sz w:val="46"/>
          <w:szCs w:val="46"/>
          <w:rtl w:val="0"/>
        </w:rPr>
        <w:t xml:space="preserve">IDEAL FOUNDING TEAM</w:t>
      </w:r>
    </w:p>
    <w:p w:rsidR="00000000" w:rsidDel="00000000" w:rsidP="00000000" w:rsidRDefault="00000000" w:rsidRPr="00000000" w14:paraId="00000079">
      <w:pPr>
        <w:pStyle w:val="Heading2"/>
        <w:spacing w:after="80" w:before="360" w:line="288" w:lineRule="auto"/>
        <w:rPr>
          <w:rFonts w:ascii="Open Sans" w:cs="Open Sans" w:eastAsia="Open Sans" w:hAnsi="Open Sans"/>
          <w:b w:val="1"/>
          <w:bCs w:val="1"/>
          <w:color w:val="695d46"/>
          <w:sz w:val="34"/>
          <w:szCs w:val="34"/>
        </w:rPr>
      </w:pPr>
      <w:bookmarkStart w:colFirst="0" w:colLast="0" w:name="_tabzhyp8wgkj" w:id="38"/>
      <w:bookmarkEnd w:id="38"/>
      <w:r w:rsidDel="00000000" w:rsidR="00000000" w:rsidRPr="00000000">
        <w:rPr>
          <w:rFonts w:ascii="Open Sans" w:cs="Open Sans" w:eastAsia="Open Sans" w:hAnsi="Open Sans"/>
          <w:b w:val="1"/>
          <w:bCs w:val="1"/>
          <w:color w:val="695d46"/>
          <w:sz w:val="34"/>
          <w:szCs w:val="34"/>
          <w:rtl w:val="0"/>
        </w:rPr>
        <w:t xml:space="preserve">Minimum Early Team</w:t>
      </w:r>
    </w:p>
    <w:tbl>
      <w:tblPr>
        <w:tblStyle w:val="Table1"/>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330"/>
        <w:tblGridChange w:id="0">
          <w:tblGrid>
            <w:gridCol w:w="2240"/>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Founder/CEO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Vision &amp; partnerships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Technical Lead/CTO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Platform build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Product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UX/UI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Growth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User acquisition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Athlete Relations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Specialist onboarding</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spacing w:after="120" w:line="288" w:lineRule="auto"/>
        <w:ind w:left="720" w:hanging="360"/>
        <w:rPr/>
      </w:pPr>
      <w:bookmarkStart w:colFirst="0" w:colLast="0" w:name="_v99d1sshjbmn" w:id="39"/>
      <w:bookmarkEnd w:id="39"/>
      <w:r w:rsidDel="00000000" w:rsidR="00000000" w:rsidRPr="00000000">
        <w:rPr>
          <w:rtl w:val="0"/>
        </w:rPr>
        <w:t xml:space="preserve">PHASE 1 — IDEA VALIDATION (0–3 Months)</w:t>
      </w:r>
    </w:p>
    <w:p w:rsidR="00000000" w:rsidDel="00000000" w:rsidP="00000000" w:rsidRDefault="00000000" w:rsidRPr="00000000" w14:paraId="00000088">
      <w:pPr>
        <w:pStyle w:val="Heading2"/>
        <w:spacing w:after="80" w:before="360" w:line="288" w:lineRule="auto"/>
        <w:ind w:left="720" w:hanging="360"/>
        <w:rPr>
          <w:rFonts w:ascii="Open Sans" w:cs="Open Sans" w:eastAsia="Open Sans" w:hAnsi="Open Sans"/>
          <w:color w:val="695d46"/>
          <w:sz w:val="34"/>
          <w:szCs w:val="34"/>
          <w:u w:val="single"/>
        </w:rPr>
      </w:pPr>
      <w:bookmarkStart w:colFirst="0" w:colLast="0" w:name="_a349dkaa9a48" w:id="40"/>
      <w:bookmarkEnd w:id="40"/>
      <w:r w:rsidDel="00000000" w:rsidR="00000000" w:rsidRPr="00000000">
        <w:rPr>
          <w:rFonts w:ascii="Open Sans" w:cs="Open Sans" w:eastAsia="Open Sans" w:hAnsi="Open Sans"/>
          <w:color w:val="695d46"/>
          <w:sz w:val="34"/>
          <w:szCs w:val="34"/>
          <w:u w:val="single"/>
          <w:rtl w:val="0"/>
        </w:rPr>
        <w:t xml:space="preserve">Goal</w:t>
      </w:r>
    </w:p>
    <w:p w:rsidR="00000000" w:rsidDel="00000000" w:rsidP="00000000" w:rsidRDefault="00000000" w:rsidRPr="00000000" w14:paraId="00000089">
      <w:pPr>
        <w:numPr>
          <w:ilvl w:val="0"/>
          <w:numId w:val="9"/>
        </w:numPr>
        <w:spacing w:after="240" w:before="240" w:lineRule="auto"/>
        <w:ind w:left="720" w:hanging="360"/>
        <w:rPr>
          <w:u w:val="none"/>
        </w:rPr>
      </w:pPr>
      <w:del w:id="95" w:author="Claude" w:date="2026-05-15T13:40:00Z">
        <w:r>
          <w:rPr>
            <w:rtl w:val="0"/>
          </w:rPr>
          <w:delText>Validate that families and specialists will actively use the platform.</w:delText>
        </w:r>
      </w:del>
      <w:ins w:id="96" w:author="Claude" w:date="2026-05-15T13:40:00Z">
        <w:r>
          <w:rPr>
            <w:rtl w:val="0"/>
          </w:rPr>
          <w:t xml:space="preserve">Validate that families will submit intake, specialists will engage with outreach, and both sides will respond to a lightweight matching workflow.</w:t>
        </w:r>
      </w:ins>
    </w:p>
    <w:p w:rsidR="00000000" w:rsidDel="00000000" w:rsidP="00000000" w:rsidRDefault="00000000" w:rsidRPr="00000000" w14:paraId="0000008A">
      <w:pPr>
        <w:pStyle w:val="Heading2"/>
        <w:spacing w:after="80" w:before="360" w:line="288" w:lineRule="auto"/>
        <w:ind w:left="720" w:hanging="360"/>
        <w:rPr>
          <w:rFonts w:ascii="Open Sans" w:cs="Open Sans" w:eastAsia="Open Sans" w:hAnsi="Open Sans"/>
          <w:color w:val="695d46"/>
          <w:sz w:val="34"/>
          <w:szCs w:val="34"/>
          <w:u w:val="single"/>
        </w:rPr>
      </w:pPr>
      <w:bookmarkStart w:colFirst="0" w:colLast="0" w:name="_3qo1ig720c1l" w:id="41"/>
      <w:bookmarkEnd w:id="41"/>
      <w:r w:rsidDel="00000000" w:rsidR="00000000" w:rsidRPr="00000000">
        <w:rPr>
          <w:rFonts w:ascii="Open Sans" w:cs="Open Sans" w:eastAsia="Open Sans" w:hAnsi="Open Sans"/>
          <w:color w:val="695d46"/>
          <w:sz w:val="34"/>
          <w:szCs w:val="34"/>
          <w:u w:val="single"/>
          <w:rtl w:val="0"/>
        </w:rPr>
        <w:t xml:space="preserve">Key Objectives</w:t>
      </w:r>
    </w:p>
    <w:p w:rsidR="00000000" w:rsidDel="00000000" w:rsidP="00000000" w:rsidRDefault="00000000" w:rsidRPr="00000000" w14:paraId="0000008B">
      <w:pPr>
        <w:numPr>
          <w:ilvl w:val="0"/>
          <w:numId w:val="30"/>
        </w:numPr>
        <w:spacing w:after="0" w:afterAutospacing="0" w:before="240" w:lineRule="auto"/>
        <w:ind w:left="720" w:hanging="360"/>
      </w:pPr>
      <w:r w:rsidDel="00000000" w:rsidR="00000000" w:rsidRPr="00000000">
        <w:rPr>
          <w:rtl w:val="0"/>
        </w:rPr>
        <w:t xml:space="preserve">Build brand identity</w:t>
      </w:r>
    </w:p>
    <w:p w:rsidR="00000000" w:rsidDel="00000000" w:rsidP="00000000" w:rsidRDefault="00000000" w:rsidRPr="00000000" w14:paraId="0000008C">
      <w:pPr>
        <w:numPr>
          <w:ilvl w:val="0"/>
          <w:numId w:val="30"/>
        </w:numPr>
        <w:spacing w:after="0" w:afterAutospacing="0" w:before="0" w:beforeAutospacing="0" w:lineRule="auto"/>
        <w:ind w:left="720" w:hanging="360"/>
      </w:pPr>
      <w:r w:rsidDel="00000000" w:rsidR="00000000" w:rsidRPr="00000000">
        <w:rPr>
          <w:rtl w:val="0"/>
        </w:rPr>
        <w:t xml:space="preserve">Launch professional web presence</w:t>
      </w:r>
    </w:p>
    <w:p w:rsidR="00000000" w:rsidDel="00000000" w:rsidP="00000000" w:rsidRDefault="00000000" w:rsidRPr="00000000" w14:paraId="0000008D">
      <w:pPr>
        <w:numPr>
          <w:ilvl w:val="0"/>
          <w:numId w:val="30"/>
        </w:numPr>
        <w:spacing w:after="0" w:afterAutospacing="0" w:before="0" w:beforeAutospacing="0" w:lineRule="auto"/>
        <w:ind w:left="720" w:hanging="360"/>
      </w:pPr>
      <w:r w:rsidDel="00000000" w:rsidR="00000000" w:rsidRPr="00000000">
        <w:rPr>
          <w:rtl w:val="0"/>
        </w:rPr>
        <w:t xml:space="preserve">Test user demand</w:t>
      </w:r>
    </w:p>
    <w:p w:rsidR="00000000" w:rsidDel="00000000" w:rsidP="00000000" w:rsidRDefault="00000000" w:rsidRPr="00000000" w14:paraId="0000008E">
      <w:pPr>
        <w:numPr>
          <w:ilvl w:val="0"/>
          <w:numId w:val="30"/>
        </w:numPr>
        <w:spacing w:after="0" w:afterAutospacing="0" w:before="0" w:beforeAutospacing="0" w:lineRule="auto"/>
        <w:ind w:left="720" w:hanging="360"/>
      </w:pPr>
      <w:r w:rsidDel="00000000" w:rsidR="00000000" w:rsidRPr="00000000">
        <w:rPr>
          <w:rtl w:val="0"/>
        </w:rPr>
        <w:t xml:space="preserve">Build initial specialist network</w:t>
      </w:r>
    </w:p>
    <w:p w:rsidR="00000000" w:rsidDel="00000000" w:rsidP="00000000" w:rsidRDefault="00000000" w:rsidRPr="00000000" w14:paraId="0000008F">
      <w:pPr>
        <w:numPr>
          <w:ilvl w:val="0"/>
          <w:numId w:val="30"/>
        </w:numPr>
        <w:spacing w:after="240" w:before="0" w:beforeAutospacing="0" w:lineRule="auto"/>
        <w:ind w:left="720" w:hanging="360"/>
      </w:pPr>
      <w:r w:rsidDel="00000000" w:rsidR="00000000" w:rsidRPr="00000000">
        <w:rPr>
          <w:rtl w:val="0"/>
        </w:rPr>
        <w:t xml:space="preserve">Collect athlete/family data</w:t>
      </w:r>
    </w:p>
    <w:p w:rsidR="00000000" w:rsidDel="00000000" w:rsidP="00000000" w:rsidRDefault="00000000" w:rsidRPr="00000000" w14:paraId="00000090">
      <w:pPr>
        <w:pStyle w:val="Heading2"/>
        <w:spacing w:after="80" w:before="360" w:line="288" w:lineRule="auto"/>
        <w:ind w:left="720" w:hanging="360"/>
        <w:rPr>
          <w:rFonts w:ascii="Open Sans" w:cs="Open Sans" w:eastAsia="Open Sans" w:hAnsi="Open Sans"/>
          <w:color w:val="695d46"/>
          <w:sz w:val="34"/>
          <w:szCs w:val="34"/>
          <w:u w:val="single"/>
        </w:rPr>
      </w:pPr>
      <w:bookmarkStart w:colFirst="0" w:colLast="0" w:name="_58humfjoo0ek" w:id="42"/>
      <w:bookmarkEnd w:id="42"/>
      <w:r w:rsidDel="00000000" w:rsidR="00000000" w:rsidRPr="00000000">
        <w:rPr>
          <w:rFonts w:ascii="Open Sans" w:cs="Open Sans" w:eastAsia="Open Sans" w:hAnsi="Open Sans"/>
          <w:color w:val="695d46"/>
          <w:sz w:val="34"/>
          <w:szCs w:val="34"/>
          <w:u w:val="single"/>
          <w:rtl w:val="0"/>
        </w:rPr>
        <w:t xml:space="preserve">Deliverables</w:t>
      </w:r>
    </w:p>
    <w:p w:rsidR="00000000" w:rsidDel="00000000" w:rsidP="00000000" w:rsidRDefault="00000000" w:rsidRPr="00000000" w14:paraId="00000091">
      <w:pPr>
        <w:pStyle w:val="Heading3"/>
        <w:spacing w:after="80" w:before="280" w:line="288" w:lineRule="auto"/>
        <w:ind w:left="720" w:hanging="360"/>
        <w:rPr>
          <w:rFonts w:ascii="Open Sans" w:cs="Open Sans" w:eastAsia="Open Sans" w:hAnsi="Open Sans"/>
          <w:b w:val="1"/>
          <w:bCs w:val="1"/>
          <w:sz w:val="26"/>
          <w:szCs w:val="26"/>
        </w:rPr>
      </w:pPr>
      <w:bookmarkStart w:colFirst="0" w:colLast="0" w:name="_3be0cmwwx0tp" w:id="43"/>
      <w:bookmarkEnd w:id="43"/>
      <w:r w:rsidDel="00000000" w:rsidR="00000000" w:rsidRPr="00000000">
        <w:rPr>
          <w:rFonts w:ascii="Open Sans" w:cs="Open Sans" w:eastAsia="Open Sans" w:hAnsi="Open Sans"/>
          <w:b w:val="1"/>
          <w:bCs w:val="1"/>
          <w:sz w:val="26"/>
          <w:szCs w:val="26"/>
          <w:rtl w:val="0"/>
        </w:rPr>
        <w:t xml:space="preserve">Brand &amp; Positioning</w:t>
      </w:r>
    </w:p>
    <w:p w:rsidR="00000000" w:rsidDel="00000000" w:rsidP="00000000" w:rsidRDefault="00000000" w:rsidRPr="00000000" w14:paraId="00000092">
      <w:pPr>
        <w:numPr>
          <w:ilvl w:val="0"/>
          <w:numId w:val="32"/>
        </w:numPr>
        <w:spacing w:after="0" w:afterAutospacing="0" w:before="240" w:lineRule="auto"/>
        <w:ind w:left="720" w:hanging="360"/>
      </w:pPr>
      <w:r w:rsidDel="00000000" w:rsidR="00000000" w:rsidRPr="00000000">
        <w:rPr>
          <w:rtl w:val="0"/>
        </w:rPr>
        <w:t xml:space="preserve">Final logo system</w:t>
      </w:r>
    </w:p>
    <w:p w:rsidR="00000000" w:rsidDel="00000000" w:rsidP="00000000" w:rsidRDefault="00000000" w:rsidRPr="00000000" w14:paraId="00000093">
      <w:pPr>
        <w:numPr>
          <w:ilvl w:val="0"/>
          <w:numId w:val="32"/>
        </w:numPr>
        <w:spacing w:after="0" w:afterAutospacing="0" w:before="0" w:beforeAutospacing="0" w:lineRule="auto"/>
        <w:ind w:left="720" w:hanging="360"/>
      </w:pPr>
      <w:r w:rsidDel="00000000" w:rsidR="00000000" w:rsidRPr="00000000">
        <w:rPr>
          <w:rtl w:val="0"/>
        </w:rPr>
        <w:t xml:space="preserve">Brand guidelines</w:t>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rtl w:val="0"/>
        </w:rPr>
        <w:t xml:space="preserve">Website landing page</w:t>
      </w:r>
    </w:p>
    <w:p w:rsidR="00000000" w:rsidDel="00000000" w:rsidP="00000000" w:rsidRDefault="00000000" w:rsidRPr="00000000" w14:paraId="00000095">
      <w:pPr>
        <w:numPr>
          <w:ilvl w:val="0"/>
          <w:numId w:val="32"/>
        </w:numPr>
        <w:spacing w:after="240" w:before="0" w:beforeAutospacing="0" w:lineRule="auto"/>
        <w:ind w:left="720" w:hanging="360"/>
      </w:pPr>
      <w:r w:rsidDel="00000000" w:rsidR="00000000" w:rsidRPr="00000000">
        <w:rPr>
          <w:rtl w:val="0"/>
        </w:rPr>
        <w:t xml:space="preserve">Social media presence</w:t>
      </w:r>
    </w:p>
    <w:p w:rsidR="00000000" w:rsidDel="00000000" w:rsidP="00000000" w:rsidRDefault="00000000" w:rsidRPr="00000000" w14:paraId="00000096">
      <w:pPr>
        <w:pStyle w:val="Heading3"/>
        <w:spacing w:after="80" w:before="280" w:line="288" w:lineRule="auto"/>
        <w:rPr>
          <w:rFonts w:ascii="Open Sans" w:cs="Open Sans" w:eastAsia="Open Sans" w:hAnsi="Open Sans"/>
          <w:b w:val="1"/>
          <w:bCs w:val="1"/>
          <w:sz w:val="26"/>
          <w:szCs w:val="26"/>
        </w:rPr>
      </w:pPr>
      <w:bookmarkStart w:colFirst="0" w:colLast="0" w:name="_8fkg9twarvhz" w:id="44"/>
      <w:bookmarkEnd w:id="44"/>
      <w:commentRangeStart w:id="5"/>
      <w:del w:id="97" w:author="Claude" w:date="2026-05-15T13:40:00Z">
        <w:r>
          <w:rPr>
            <w:rFonts w:ascii="Open Sans" w:cs="Open Sans" w:eastAsia="Open Sans" w:hAnsi="Open Sans"/>
            <w:b w:val="1"/>
            <w:bCs w:val="1"/>
            <w:sz w:val="26"/>
            <w:szCs w:val="26"/>
            <w:rtl w:val="0"/>
          </w:rPr>
          <w:delText>MVP (Lean Version)</w:delText>
        </w:r>
      </w:del>
      <w:ins w:id="98" w:author="Claude" w:date="2026-05-15T13:40:00Z">
        <w:r>
          <w:rPr>
            <w:rFonts w:ascii="Open Sans" w:cs="Open Sans" w:eastAsia="Open Sans" w:hAnsi="Open Sans"/>
            <w:b w:val="1"/>
            <w:bCs w:val="1"/>
            <w:sz w:val="26"/>
            <w:szCs w:val="26"/>
            <w:rtl w:val="0"/>
          </w:rPr>
          <w:t xml:space="preserve">Current Proof-of-Concept</w:t>
        </w:r>
      </w:ins>
      <w:commentRangeEnd w:id="5"/>
      <w:r>
        <w:rPr>
          <w:rStyle w:val="CommentReference"/>
        </w:rPr>
        <w:commentReference w:id="5"/>
      </w:r>
    </w:p>
    <w:p w:rsidR="00000000" w:rsidDel="00000000" w:rsidP="00000000" w:rsidRDefault="00000000" w:rsidRPr="00000000" w14:paraId="00000097">
      <w:pPr>
        <w:spacing w:after="240" w:before="240" w:lineRule="auto"/>
        <w:rPr/>
      </w:pPr>
      <w:del w:id="99" w:author="Claude" w:date="2026-05-15T13:40:00Z">
        <w:r>
          <w:rPr>
            <w:rtl w:val="0"/>
          </w:rPr>
          <w:delText>Features:</w:delText>
        </w:r>
      </w:del>
      <w:ins w:id="100" w:author="Claude" w:date="2026-05-15T13:40:00Z">
        <w:r>
          <w:rPr>
            <w:rtl w:val="0"/>
          </w:rPr>
          <w:t xml:space="preserve">Current scope:</w:t>
        </w:r>
      </w:ins>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Athlete/family intake form</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Specialist profiles</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Search + filtering</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Match request form</w:t>
      </w:r>
    </w:p>
    <w:p w:rsidR="00000000" w:rsidDel="00000000" w:rsidP="00000000" w:rsidRDefault="00000000" w:rsidRPr="00000000" w14:paraId="0000009C">
      <w:pPr>
        <w:numPr>
          <w:ilvl w:val="0"/>
          <w:numId w:val="8"/>
        </w:numPr>
        <w:spacing w:after="0" w:afterAutospacing="0" w:before="0" w:beforeAutospacing="0" w:lineRule="auto"/>
        <w:ind w:left="720" w:hanging="360"/>
      </w:pPr>
      <w:del w:id="101" w:author="Claude" w:date="2026-05-15T13:40:00Z">
        <w:r>
          <w:rPr>
            <w:rtl w:val="0"/>
          </w:rPr>
          <w:delText>Booking inquiry system</w:delText>
        </w:r>
      </w:del>
      <w:ins w:id="102" w:author="Claude" w:date="2026-05-15T13:40:00Z">
        <w:r>
          <w:rPr>
            <w:rtl w:val="0"/>
          </w:rPr>
          <w:t xml:space="preserve">Inquiry capture and manual handoff workflow</w:t>
        </w:r>
      </w:ins>
    </w:p>
    <w:p w:rsidR="00000000" w:rsidDel="00000000" w:rsidP="00000000" w:rsidRDefault="00000000" w:rsidRPr="00000000" w14:paraId="0000009D">
      <w:pPr>
        <w:numPr>
          <w:ilvl w:val="0"/>
          <w:numId w:val="8"/>
        </w:numPr>
        <w:spacing w:after="240" w:before="0" w:beforeAutospacing="0" w:lineRule="auto"/>
        <w:ind w:left="720" w:hanging="360"/>
      </w:pPr>
      <w:del w:id="103" w:author="Claude" w:date="2026-05-15T13:40:00Z">
        <w:r>
          <w:rPr>
            <w:rtl w:val="0"/>
          </w:rPr>
          <w:delText>Admin dashboard</w:delText>
        </w:r>
      </w:del>
      <w:ins w:id="104" w:author="Claude" w:date="2026-05-15T13:40:00Z">
        <w:r>
          <w:rPr>
            <w:rtl w:val="0"/>
          </w:rPr>
          <w:t xml:space="preserve">Internal operations tracking, initially manual</w:t>
        </w:r>
      </w:ins>
    </w:p>
    <w:p w:rsidR="00000000" w:rsidDel="00000000" w:rsidP="00000000" w:rsidRDefault="00000000" w:rsidRPr="00000000" w14:paraId="0000009E">
      <w:pPr>
        <w:pStyle w:val="Heading3"/>
        <w:spacing w:after="80" w:before="280" w:line="288" w:lineRule="auto"/>
        <w:rPr>
          <w:rFonts w:ascii="Open Sans" w:cs="Open Sans" w:eastAsia="Open Sans" w:hAnsi="Open Sans"/>
          <w:b w:val="1"/>
          <w:bCs w:val="1"/>
          <w:sz w:val="26"/>
          <w:szCs w:val="26"/>
        </w:rPr>
      </w:pPr>
      <w:bookmarkStart w:colFirst="0" w:colLast="0" w:name="_g5do9h98o2vo" w:id="45"/>
      <w:bookmarkEnd w:id="45"/>
      <w:r w:rsidDel="00000000" w:rsidR="00000000" w:rsidRPr="00000000">
        <w:rPr>
          <w:rFonts w:ascii="Open Sans" w:cs="Open Sans" w:eastAsia="Open Sans" w:hAnsi="Open Sans"/>
          <w:b w:val="1"/>
          <w:bCs w:val="1"/>
          <w:sz w:val="26"/>
          <w:szCs w:val="26"/>
          <w:rtl w:val="0"/>
        </w:rPr>
        <w:t xml:space="preserve">Technology Stack</w:t>
      </w:r>
    </w:p>
    <w:p w:rsidR="00000000" w:rsidDel="00000000" w:rsidP="00000000" w:rsidRDefault="00000000" w:rsidRPr="00000000" w14:paraId="0000009F">
      <w:pPr>
        <w:spacing w:after="240" w:before="240" w:lineRule="auto"/>
        <w:rPr/>
      </w:pPr>
      <w:r w:rsidDel="00000000" w:rsidR="00000000" w:rsidRPr="00000000">
        <w:rPr>
          <w:rtl w:val="0"/>
        </w:rPr>
        <w:t xml:space="preserve">Recommended:</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Frontend: React / Next.js</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Backend: Supabase or Firebase</w:t>
      </w:r>
    </w:p>
    <w:p w:rsidR="00000000" w:rsidDel="00000000" w:rsidP="00000000" w:rsidRDefault="00000000" w:rsidRPr="00000000" w14:paraId="000000A2">
      <w:pPr>
        <w:numPr>
          <w:ilvl w:val="0"/>
          <w:numId w:val="12"/>
        </w:numPr>
        <w:spacing w:after="0" w:afterAutospacing="0" w:before="0" w:beforeAutospacing="0" w:lineRule="auto"/>
        <w:ind w:left="720" w:hanging="360"/>
      </w:pPr>
      <w:del w:id="105" w:author="Claude" w:date="2026-05-15T13:40:00Z">
        <w:r>
          <w:rPr>
            <w:rtl w:val="0"/>
          </w:rPr>
          <w:delText>Payments: Stripe</w:delText>
        </w:r>
      </w:del>
      <w:ins w:id="106" w:author="Claude" w:date="2026-05-15T13:40:00Z">
        <w:r>
          <w:rPr>
            <w:rtl w:val="0"/>
          </w:rPr>
          <w:t xml:space="preserve">Payments (future phase): Stripe Connect or equivalent</w:t>
        </w:r>
      </w:ins>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Scheduling: Calendly API</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Hosting: Vercel</w:t>
      </w:r>
    </w:p>
    <w:p w:rsidR="00000000" w:rsidDel="00000000" w:rsidP="00000000" w:rsidRDefault="00000000" w:rsidRPr="00000000" w14:paraId="000000A5">
      <w:pPr>
        <w:numPr>
          <w:ilvl w:val="0"/>
          <w:numId w:val="12"/>
        </w:numPr>
        <w:spacing w:after="240" w:before="0" w:beforeAutospacing="0" w:lineRule="auto"/>
        <w:ind w:left="720" w:hanging="360"/>
      </w:pPr>
      <w:r w:rsidDel="00000000" w:rsidR="00000000" w:rsidRPr="00000000">
        <w:rPr>
          <w:rtl w:val="0"/>
        </w:rPr>
        <w:t xml:space="preserve">AI tools: OpenAI APIs</w:t>
      </w:r>
    </w:p>
    <w:p w:rsidR="00000000" w:rsidDel="00000000" w:rsidP="00000000" w:rsidRDefault="00000000" w:rsidRPr="00000000" w14:paraId="000000A6">
      <w:pPr>
        <w:spacing w:after="240" w:before="240" w:lineRule="auto"/>
        <w:ind w:left="720" w:firstLine="0"/>
        <w:rPr/>
      </w:pPr>
      <w:r w:rsidDel="00000000" w:rsidR="00000000" w:rsidRPr="00000000">
        <w:rPr>
          <w:rtl w:val="0"/>
        </w:rPr>
      </w:r>
    </w:p>
    <w:tbl>
      <w:tblPr>
        <w:tblStyle w:val="Table2"/>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2670"/>
        <w:tblGridChange w:id="0">
          <w:tblGrid>
            <w:gridCol w:w="3510"/>
            <w:gridCol w:w="2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firstLine="0"/>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firstLine="0"/>
              <w:jc w:val="center"/>
              <w:rPr/>
            </w:pPr>
            <w:r w:rsidDel="00000000" w:rsidR="00000000" w:rsidRPr="00000000">
              <w:rPr>
                <w:b w:val="1"/>
                <w:bCs w:val="1"/>
                <w:rtl w:val="0"/>
              </w:rPr>
              <w:t xml:space="preserve">Estimated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Branding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firstLine="0"/>
              <w:rPr/>
            </w:pPr>
            <w:r w:rsidDel="00000000" w:rsidR="00000000" w:rsidRPr="00000000">
              <w:rPr>
                <w:rtl w:val="0"/>
              </w:rPr>
              <w:t xml:space="preserve">$2K–$10K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Landing Page +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firstLine="0"/>
              <w:rPr/>
            </w:pPr>
            <w:r w:rsidDel="00000000" w:rsidR="00000000" w:rsidRPr="00000000">
              <w:rPr>
                <w:rtl w:val="0"/>
              </w:rPr>
              <w:t xml:space="preserve">$15K–$50K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firstLine="0"/>
              <w:rPr/>
            </w:pPr>
            <w:r w:rsidDel="00000000" w:rsidR="00000000" w:rsidRPr="00000000">
              <w:rPr>
                <w:rtl w:val="0"/>
              </w:rPr>
              <w:t xml:space="preserve">Legal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$1K–$5K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$2K–$10K</w:t>
            </w:r>
          </w:p>
        </w:tc>
      </w:tr>
    </w:tbl>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Estimated Cost - ~$25k-$75k</w:t>
      </w:r>
    </w:p>
    <w:p w:rsidR="00000000" w:rsidDel="00000000" w:rsidP="00000000" w:rsidRDefault="00000000" w:rsidRPr="00000000" w14:paraId="000000B2">
      <w:pPr>
        <w:pStyle w:val="Heading1"/>
        <w:spacing w:after="120" w:line="288" w:lineRule="auto"/>
        <w:ind w:left="720" w:firstLine="0"/>
        <w:rPr/>
      </w:pPr>
      <w:bookmarkStart w:colFirst="0" w:colLast="0" w:name="_rmhf6rrph2yn" w:id="46"/>
      <w:bookmarkEnd w:id="46"/>
      <w:r w:rsidDel="00000000" w:rsidR="00000000" w:rsidRPr="00000000">
        <w:rPr>
          <w:rtl w:val="0"/>
        </w:rPr>
        <w:t xml:space="preserve">PHASE 2 — MARKETPLACE LAUNCH (3–9 Months)</w:t>
      </w:r>
    </w:p>
    <w:p w:rsidR="00000000" w:rsidDel="00000000" w:rsidP="00000000" w:rsidRDefault="00000000" w:rsidRPr="00000000" w14:paraId="000000B3">
      <w:pPr>
        <w:pStyle w:val="Heading2"/>
        <w:spacing w:after="80" w:before="360" w:line="288" w:lineRule="auto"/>
        <w:ind w:left="720" w:firstLine="0"/>
        <w:rPr>
          <w:rFonts w:ascii="Open Sans" w:cs="Open Sans" w:eastAsia="Open Sans" w:hAnsi="Open Sans"/>
          <w:color w:val="695d46"/>
          <w:sz w:val="34"/>
          <w:szCs w:val="34"/>
          <w:u w:val="single"/>
        </w:rPr>
      </w:pPr>
      <w:bookmarkStart w:colFirst="0" w:colLast="0" w:name="_bsh93hyck7ec" w:id="47"/>
      <w:bookmarkEnd w:id="47"/>
      <w:r w:rsidDel="00000000" w:rsidR="00000000" w:rsidRPr="00000000">
        <w:rPr>
          <w:rFonts w:ascii="Open Sans" w:cs="Open Sans" w:eastAsia="Open Sans" w:hAnsi="Open Sans"/>
          <w:color w:val="695d46"/>
          <w:sz w:val="34"/>
          <w:szCs w:val="34"/>
          <w:u w:val="single"/>
          <w:rtl w:val="0"/>
        </w:rPr>
        <w:t xml:space="preserve">Goal</w:t>
      </w:r>
    </w:p>
    <w:p w:rsidR="00000000" w:rsidDel="00000000" w:rsidP="00000000" w:rsidRDefault="00000000" w:rsidRPr="00000000" w14:paraId="000000B4">
      <w:pPr>
        <w:numPr>
          <w:ilvl w:val="0"/>
          <w:numId w:val="25"/>
        </w:numPr>
        <w:spacing w:after="240" w:before="240" w:lineRule="auto"/>
        <w:ind w:left="720" w:hanging="360"/>
        <w:rPr>
          <w:u w:val="none"/>
        </w:rPr>
      </w:pPr>
      <w:r w:rsidDel="00000000" w:rsidR="00000000" w:rsidRPr="00000000">
        <w:rPr>
          <w:rtl w:val="0"/>
        </w:rPr>
        <w:t xml:space="preserve">Launch a functional athlete-specialist marketplace.</w:t>
      </w:r>
    </w:p>
    <w:p w:rsidR="00000000" w:rsidDel="00000000" w:rsidP="00000000" w:rsidRDefault="00000000" w:rsidRPr="00000000" w14:paraId="000000B5">
      <w:pPr>
        <w:pStyle w:val="Heading2"/>
        <w:spacing w:after="80" w:before="360" w:line="288" w:lineRule="auto"/>
        <w:ind w:left="720" w:firstLine="0"/>
        <w:rPr>
          <w:rFonts w:ascii="Open Sans" w:cs="Open Sans" w:eastAsia="Open Sans" w:hAnsi="Open Sans"/>
          <w:color w:val="695d46"/>
          <w:sz w:val="34"/>
          <w:szCs w:val="34"/>
          <w:u w:val="single"/>
        </w:rPr>
      </w:pPr>
      <w:bookmarkStart w:colFirst="0" w:colLast="0" w:name="_jhgp34fdfhvj" w:id="48"/>
      <w:bookmarkEnd w:id="48"/>
      <w:r w:rsidDel="00000000" w:rsidR="00000000" w:rsidRPr="00000000">
        <w:rPr>
          <w:rFonts w:ascii="Open Sans" w:cs="Open Sans" w:eastAsia="Open Sans" w:hAnsi="Open Sans"/>
          <w:color w:val="695d46"/>
          <w:sz w:val="34"/>
          <w:szCs w:val="34"/>
          <w:u w:val="single"/>
          <w:rtl w:val="0"/>
        </w:rPr>
        <w:t xml:space="preserve">Core Features</w:t>
      </w:r>
    </w:p>
    <w:p w:rsidR="00000000" w:rsidDel="00000000" w:rsidP="00000000" w:rsidRDefault="00000000" w:rsidRPr="00000000" w14:paraId="000000B6">
      <w:pPr>
        <w:pStyle w:val="Heading3"/>
        <w:spacing w:after="80" w:before="280" w:line="288" w:lineRule="auto"/>
        <w:ind w:left="720" w:firstLine="0"/>
        <w:rPr>
          <w:rFonts w:ascii="Open Sans" w:cs="Open Sans" w:eastAsia="Open Sans" w:hAnsi="Open Sans"/>
          <w:b w:val="1"/>
          <w:bCs w:val="1"/>
          <w:sz w:val="26"/>
          <w:szCs w:val="26"/>
        </w:rPr>
      </w:pPr>
      <w:bookmarkStart w:colFirst="0" w:colLast="0" w:name="_qc8q4eundjpv" w:id="49"/>
      <w:bookmarkEnd w:id="49"/>
      <w:r w:rsidDel="00000000" w:rsidR="00000000" w:rsidRPr="00000000">
        <w:rPr>
          <w:rFonts w:ascii="Open Sans" w:cs="Open Sans" w:eastAsia="Open Sans" w:hAnsi="Open Sans"/>
          <w:b w:val="1"/>
          <w:bCs w:val="1"/>
          <w:sz w:val="26"/>
          <w:szCs w:val="26"/>
          <w:rtl w:val="0"/>
        </w:rPr>
        <w:t xml:space="preserve">User Accounts</w:t>
      </w:r>
    </w:p>
    <w:p w:rsidR="00000000" w:rsidDel="00000000" w:rsidP="00000000" w:rsidRDefault="00000000" w:rsidRPr="00000000" w14:paraId="000000B7">
      <w:pPr>
        <w:numPr>
          <w:ilvl w:val="0"/>
          <w:numId w:val="23"/>
        </w:numPr>
        <w:spacing w:after="0" w:afterAutospacing="0" w:before="240" w:lineRule="auto"/>
        <w:ind w:left="720" w:hanging="360"/>
      </w:pPr>
      <w:r w:rsidDel="00000000" w:rsidR="00000000" w:rsidRPr="00000000">
        <w:rPr>
          <w:rtl w:val="0"/>
        </w:rPr>
        <w:t xml:space="preserve">Athlete profiles</w:t>
      </w:r>
    </w:p>
    <w:p w:rsidR="00000000" w:rsidDel="00000000" w:rsidP="00000000" w:rsidRDefault="00000000" w:rsidRPr="00000000" w14:paraId="000000B8">
      <w:pPr>
        <w:numPr>
          <w:ilvl w:val="0"/>
          <w:numId w:val="23"/>
        </w:numPr>
        <w:spacing w:after="0" w:afterAutospacing="0" w:before="0" w:beforeAutospacing="0" w:lineRule="auto"/>
        <w:ind w:left="720" w:hanging="360"/>
      </w:pPr>
      <w:r w:rsidDel="00000000" w:rsidR="00000000" w:rsidRPr="00000000">
        <w:rPr>
          <w:rtl w:val="0"/>
        </w:rPr>
        <w:t xml:space="preserve">Parent accounts</w:t>
      </w:r>
    </w:p>
    <w:p w:rsidR="00000000" w:rsidDel="00000000" w:rsidP="00000000" w:rsidRDefault="00000000" w:rsidRPr="00000000" w14:paraId="000000B9">
      <w:pPr>
        <w:numPr>
          <w:ilvl w:val="0"/>
          <w:numId w:val="23"/>
        </w:numPr>
        <w:spacing w:after="240" w:before="0" w:beforeAutospacing="0" w:lineRule="auto"/>
        <w:ind w:left="720" w:hanging="360"/>
      </w:pPr>
      <w:r w:rsidDel="00000000" w:rsidR="00000000" w:rsidRPr="00000000">
        <w:rPr>
          <w:rtl w:val="0"/>
        </w:rPr>
        <w:t xml:space="preserve">Specialist dashboards</w:t>
      </w:r>
    </w:p>
    <w:p w:rsidR="00000000" w:rsidDel="00000000" w:rsidP="00000000" w:rsidRDefault="00000000" w:rsidRPr="00000000" w14:paraId="000000BA">
      <w:pPr>
        <w:pStyle w:val="Heading3"/>
        <w:spacing w:after="80" w:before="280" w:line="288" w:lineRule="auto"/>
        <w:ind w:left="720" w:firstLine="0"/>
        <w:rPr>
          <w:rFonts w:ascii="Open Sans" w:cs="Open Sans" w:eastAsia="Open Sans" w:hAnsi="Open Sans"/>
          <w:b w:val="1"/>
          <w:bCs w:val="1"/>
          <w:sz w:val="26"/>
          <w:szCs w:val="26"/>
        </w:rPr>
      </w:pPr>
      <w:bookmarkStart w:colFirst="0" w:colLast="0" w:name="_szdwy6u0238q" w:id="50"/>
      <w:bookmarkEnd w:id="50"/>
      <w:r w:rsidDel="00000000" w:rsidR="00000000" w:rsidRPr="00000000">
        <w:rPr>
          <w:rFonts w:ascii="Open Sans" w:cs="Open Sans" w:eastAsia="Open Sans" w:hAnsi="Open Sans"/>
          <w:b w:val="1"/>
          <w:bCs w:val="1"/>
          <w:sz w:val="26"/>
          <w:szCs w:val="26"/>
          <w:rtl w:val="0"/>
        </w:rPr>
        <w:t xml:space="preserve">Matching System</w:t>
      </w:r>
    </w:p>
    <w:p w:rsidR="00000000" w:rsidDel="00000000" w:rsidP="00000000" w:rsidRDefault="00000000" w:rsidRPr="00000000" w14:paraId="000000BB">
      <w:pPr>
        <w:numPr>
          <w:ilvl w:val="0"/>
          <w:numId w:val="6"/>
        </w:numPr>
        <w:spacing w:after="0" w:afterAutospacing="0" w:before="240" w:lineRule="auto"/>
        <w:ind w:left="720" w:hanging="360"/>
      </w:pPr>
      <w:r w:rsidDel="00000000" w:rsidR="00000000" w:rsidRPr="00000000">
        <w:rPr>
          <w:rtl w:val="0"/>
        </w:rPr>
        <w:t xml:space="preserve">Needs assessment quiz</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tl w:val="0"/>
        </w:rPr>
        <w:t xml:space="preserve">Sport-specific matching</w:t>
      </w:r>
    </w:p>
    <w:p w:rsidR="00000000" w:rsidDel="00000000" w:rsidP="00000000" w:rsidRDefault="00000000" w:rsidRPr="00000000" w14:paraId="000000BE">
      <w:pPr>
        <w:pStyle w:val="Heading3"/>
        <w:spacing w:after="80" w:before="280" w:line="288" w:lineRule="auto"/>
        <w:ind w:left="720" w:firstLine="0"/>
        <w:rPr>
          <w:rFonts w:ascii="Open Sans" w:cs="Open Sans" w:eastAsia="Open Sans" w:hAnsi="Open Sans"/>
          <w:b w:val="1"/>
          <w:bCs w:val="1"/>
          <w:sz w:val="26"/>
          <w:szCs w:val="26"/>
        </w:rPr>
      </w:pPr>
      <w:bookmarkStart w:colFirst="0" w:colLast="0" w:name="_1mjyzdhc68qg" w:id="51"/>
      <w:bookmarkEnd w:id="51"/>
      <w:r w:rsidDel="00000000" w:rsidR="00000000" w:rsidRPr="00000000">
        <w:rPr>
          <w:rFonts w:ascii="Open Sans" w:cs="Open Sans" w:eastAsia="Open Sans" w:hAnsi="Open Sans"/>
          <w:b w:val="1"/>
          <w:bCs w:val="1"/>
          <w:sz w:val="26"/>
          <w:szCs w:val="26"/>
          <w:rtl w:val="0"/>
        </w:rPr>
        <w:t xml:space="preserve">Communication</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rtl w:val="0"/>
        </w:rPr>
        <w:t xml:space="preserve">Messaging</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Session scheduling</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Video consultations</w:t>
      </w:r>
    </w:p>
    <w:p w:rsidR="00000000" w:rsidDel="00000000" w:rsidP="00000000" w:rsidRDefault="00000000" w:rsidRPr="00000000" w14:paraId="000000C3">
      <w:pPr>
        <w:pStyle w:val="Heading3"/>
        <w:spacing w:after="80" w:before="280" w:line="288" w:lineRule="auto"/>
        <w:ind w:left="720" w:firstLine="0"/>
        <w:rPr>
          <w:rFonts w:ascii="Open Sans" w:cs="Open Sans" w:eastAsia="Open Sans" w:hAnsi="Open Sans"/>
          <w:b w:val="1"/>
          <w:bCs w:val="1"/>
          <w:sz w:val="26"/>
          <w:szCs w:val="26"/>
        </w:rPr>
      </w:pPr>
      <w:bookmarkStart w:colFirst="0" w:colLast="0" w:name="_hy05wzp001xl" w:id="52"/>
      <w:bookmarkEnd w:id="52"/>
      <w:commentRangeStart w:id="6"/>
      <w:r w:rsidDel="00000000" w:rsidR="00000000" w:rsidRPr="00000000">
        <w:rPr>
          <w:rFonts w:ascii="Open Sans" w:cs="Open Sans" w:eastAsia="Open Sans" w:hAnsi="Open Sans"/>
          <w:b w:val="1"/>
          <w:bCs w:val="1"/>
          <w:sz w:val="26"/>
          <w:szCs w:val="26"/>
          <w:rtl w:val="0"/>
        </w:rPr>
        <w:t xml:space="preserve">Payments</w:t>
      </w:r>
      <w:commentRangeEnd w:id="6"/>
      <w:r>
        <w:rPr>
          <w:rStyle w:val="CommentReference"/>
        </w:rPr>
        <w:commentReference w:id="6"/>
      </w:r>
    </w:p>
    <w:p w:rsidR="00000000" w:rsidDel="00000000" w:rsidP="00000000" w:rsidRDefault="00000000" w:rsidRPr="00000000" w14:paraId="000000C4">
      <w:pPr>
        <w:numPr>
          <w:ilvl w:val="0"/>
          <w:numId w:val="12"/>
        </w:numPr>
        <w:spacing w:after="0" w:afterAutospacing="0" w:before="240" w:lineRule="auto"/>
        <w:ind w:left="720" w:hanging="360"/>
        <w:rPr>
          <w:rFonts w:ascii="Arial" w:cs="Arial" w:eastAsia="Arial" w:hAnsi="Arial"/>
          <w:color w:val="000000"/>
        </w:rPr>
      </w:pPr>
      <w:r w:rsidDel="00000000" w:rsidR="00000000" w:rsidRPr="00000000">
        <w:rPr>
          <w:rtl w:val="0"/>
        </w:rPr>
        <w:t xml:space="preserve">Subscription options</w:t>
      </w:r>
    </w:p>
    <w:p w:rsidR="00000000" w:rsidDel="00000000" w:rsidP="00000000" w:rsidRDefault="00000000" w:rsidRPr="00000000" w14:paraId="000000C5">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Session booking</w:t>
      </w:r>
    </w:p>
    <w:p w:rsidR="00000000" w:rsidDel="00000000" w:rsidP="00000000" w:rsidRDefault="00000000" w:rsidRPr="00000000" w14:paraId="000000C6">
      <w:pPr>
        <w:numPr>
          <w:ilvl w:val="0"/>
          <w:numId w:val="12"/>
        </w:numPr>
        <w:spacing w:after="240" w:before="0" w:beforeAutospacing="0" w:lineRule="auto"/>
        <w:ind w:left="720" w:hanging="360"/>
        <w:rPr>
          <w:rFonts w:ascii="Arial" w:cs="Arial" w:eastAsia="Arial" w:hAnsi="Arial"/>
          <w:color w:val="000000"/>
        </w:rPr>
      </w:pPr>
      <w:r w:rsidDel="00000000" w:rsidR="00000000" w:rsidRPr="00000000">
        <w:rPr>
          <w:rtl w:val="0"/>
        </w:rPr>
        <w:t xml:space="preserve">Revenue sharing</w:t>
      </w:r>
    </w:p>
    <w:p w:rsidR="00000000" w:rsidDel="00000000" w:rsidP="00000000" w:rsidRDefault="00000000" w:rsidRPr="00000000" w14:paraId="000000C7">
      <w:pPr>
        <w:pStyle w:val="Heading3"/>
        <w:spacing w:after="80" w:before="360" w:line="288" w:lineRule="auto"/>
        <w:ind w:left="720" w:firstLine="0"/>
        <w:rPr>
          <w:b w:val="1"/>
          <w:bCs w:val="1"/>
        </w:rPr>
      </w:pPr>
      <w:bookmarkStart w:colFirst="0" w:colLast="0" w:name="_5c2h1pz5v7pv" w:id="53"/>
      <w:bookmarkEnd w:id="53"/>
      <w:r w:rsidDel="00000000" w:rsidR="00000000" w:rsidRPr="00000000">
        <w:rPr>
          <w:b w:val="1"/>
          <w:bCs w:val="1"/>
          <w:rtl w:val="0"/>
        </w:rPr>
        <w:t xml:space="preserve">Key Metrics</w:t>
      </w:r>
    </w:p>
    <w:p w:rsidR="00000000" w:rsidDel="00000000" w:rsidP="00000000" w:rsidRDefault="00000000" w:rsidRPr="00000000" w14:paraId="000000C8">
      <w:pPr>
        <w:spacing w:after="240" w:before="240" w:lineRule="auto"/>
        <w:rPr/>
      </w:pPr>
      <w:r w:rsidDel="00000000" w:rsidR="00000000" w:rsidRPr="00000000">
        <w:rPr>
          <w:rtl w:val="0"/>
        </w:rPr>
        <w:t xml:space="preserve">Track:</w:t>
      </w:r>
    </w:p>
    <w:p w:rsidR="00000000" w:rsidDel="00000000" w:rsidP="00000000" w:rsidRDefault="00000000" w:rsidRPr="00000000" w14:paraId="000000C9">
      <w:pPr>
        <w:numPr>
          <w:ilvl w:val="0"/>
          <w:numId w:val="16"/>
        </w:numPr>
        <w:spacing w:after="0" w:afterAutospacing="0" w:before="240" w:lineRule="auto"/>
        <w:ind w:left="720" w:hanging="360"/>
      </w:pPr>
      <w:r w:rsidDel="00000000" w:rsidR="00000000" w:rsidRPr="00000000">
        <w:rPr>
          <w:rtl w:val="0"/>
        </w:rPr>
        <w:t xml:space="preserve">Monthly active athletes</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Specialist retention</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Session bookings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CAC (customer acquisition cost)</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LTV (lifetime value)</w:t>
      </w:r>
    </w:p>
    <w:p w:rsidR="00000000" w:rsidDel="00000000" w:rsidP="00000000" w:rsidRDefault="00000000" w:rsidRPr="00000000" w14:paraId="000000CE">
      <w:pPr>
        <w:numPr>
          <w:ilvl w:val="0"/>
          <w:numId w:val="16"/>
        </w:numPr>
        <w:spacing w:after="240" w:before="0" w:beforeAutospacing="0" w:lineRule="auto"/>
        <w:ind w:left="720" w:hanging="360"/>
      </w:pPr>
      <w:r w:rsidDel="00000000" w:rsidR="00000000" w:rsidRPr="00000000">
        <w:rPr>
          <w:rtl w:val="0"/>
        </w:rPr>
        <w:t xml:space="preserve">Match success rate</w:t>
      </w:r>
    </w:p>
    <w:p w:rsidR="00000000" w:rsidDel="00000000" w:rsidP="00000000" w:rsidRDefault="00000000" w:rsidRPr="00000000" w14:paraId="000000CF">
      <w:pPr>
        <w:pStyle w:val="Heading1"/>
        <w:rPr/>
      </w:pPr>
      <w:bookmarkStart w:colFirst="0" w:colLast="0" w:name="_nwpcng6a7sbz" w:id="54"/>
      <w:bookmarkEnd w:id="54"/>
      <w:r w:rsidDel="00000000" w:rsidR="00000000" w:rsidRPr="00000000">
        <w:rPr>
          <w:rtl w:val="0"/>
        </w:rPr>
        <w:t xml:space="preserve">PHASE 3 — PROPRIETARY PLATFORM (9–18 Months)</w:t>
      </w:r>
    </w:p>
    <w:p w:rsidR="00000000" w:rsidDel="00000000" w:rsidP="00000000" w:rsidRDefault="00000000" w:rsidRPr="00000000" w14:paraId="000000D0">
      <w:pPr>
        <w:pStyle w:val="Heading2"/>
        <w:spacing w:after="80" w:before="360" w:line="288" w:lineRule="auto"/>
        <w:ind w:left="720" w:firstLine="0"/>
        <w:rPr>
          <w:rFonts w:ascii="Open Sans" w:cs="Open Sans" w:eastAsia="Open Sans" w:hAnsi="Open Sans"/>
          <w:color w:val="695d46"/>
          <w:sz w:val="34"/>
          <w:szCs w:val="34"/>
          <w:u w:val="single"/>
        </w:rPr>
      </w:pPr>
      <w:bookmarkStart w:colFirst="0" w:colLast="0" w:name="_64dmjec4uoov" w:id="55"/>
      <w:bookmarkEnd w:id="55"/>
      <w:r w:rsidDel="00000000" w:rsidR="00000000" w:rsidRPr="00000000">
        <w:rPr>
          <w:rFonts w:ascii="Open Sans" w:cs="Open Sans" w:eastAsia="Open Sans" w:hAnsi="Open Sans"/>
          <w:color w:val="695d46"/>
          <w:sz w:val="34"/>
          <w:szCs w:val="34"/>
          <w:u w:val="single"/>
          <w:rtl w:val="0"/>
        </w:rPr>
        <w:t xml:space="preserve">Goal</w:t>
      </w:r>
    </w:p>
    <w:p w:rsidR="00000000" w:rsidDel="00000000" w:rsidP="00000000" w:rsidRDefault="00000000" w:rsidRPr="00000000" w14:paraId="000000D1">
      <w:pPr>
        <w:numPr>
          <w:ilvl w:val="0"/>
          <w:numId w:val="31"/>
        </w:numPr>
        <w:spacing w:after="240" w:before="240" w:lineRule="auto"/>
        <w:ind w:left="720" w:hanging="360"/>
        <w:rPr>
          <w:u w:val="none"/>
        </w:rPr>
      </w:pPr>
      <w:del w:id="107" w:author="Claude" w:date="2026-05-15T13:40:00Z">
        <w:r>
          <w:rPr>
            <w:rtl w:val="0"/>
          </w:rPr>
          <w:delText>Differentiate through proprietary technology.</w:delText>
        </w:r>
      </w:del>
      <w:ins w:id="108" w:author="Claude" w:date="2026-05-15T13:40:00Z">
        <w:r>
          <w:rPr>
            <w:rtl w:val="0"/>
          </w:rPr>
          <w:t xml:space="preserve">Differentiate, if validated, through workflow quality, trusted supply, and data gathered during pilots.</w:t>
        </w:r>
      </w:ins>
    </w:p>
    <w:p w:rsidR="00000000" w:rsidDel="00000000" w:rsidP="00000000" w:rsidRDefault="00000000" w:rsidRPr="00000000" w14:paraId="000000D2">
      <w:pPr>
        <w:pStyle w:val="Heading2"/>
        <w:spacing w:after="80" w:before="360" w:line="288" w:lineRule="auto"/>
        <w:ind w:left="720" w:firstLine="0"/>
        <w:rPr>
          <w:rFonts w:ascii="Open Sans" w:cs="Open Sans" w:eastAsia="Open Sans" w:hAnsi="Open Sans"/>
          <w:color w:val="695d46"/>
          <w:sz w:val="34"/>
          <w:szCs w:val="34"/>
          <w:u w:val="single"/>
        </w:rPr>
      </w:pPr>
      <w:bookmarkStart w:colFirst="0" w:colLast="0" w:name="_r94b4f9w0dqw" w:id="56"/>
      <w:bookmarkEnd w:id="56"/>
      <w:r w:rsidDel="00000000" w:rsidR="00000000" w:rsidRPr="00000000">
        <w:rPr>
          <w:rFonts w:ascii="Open Sans" w:cs="Open Sans" w:eastAsia="Open Sans" w:hAnsi="Open Sans"/>
          <w:color w:val="695d46"/>
          <w:sz w:val="34"/>
          <w:szCs w:val="34"/>
          <w:u w:val="single"/>
          <w:rtl w:val="0"/>
        </w:rPr>
        <w:t xml:space="preserve">Build Your “Moat”</w:t>
      </w:r>
    </w:p>
    <w:p w:rsidR="00000000" w:rsidDel="00000000" w:rsidP="00000000" w:rsidRDefault="00000000" w:rsidRPr="00000000" w14:paraId="000000D3">
      <w:pPr>
        <w:spacing w:after="240" w:before="240" w:lineRule="auto"/>
        <w:rPr/>
      </w:pPr>
      <w:del w:id="109" w:author="Claude" w:date="2026-05-15T13:40:00Z">
        <w:r>
          <w:rPr>
            <w:rtl w:val="0"/>
          </w:rPr>
          <w:delText>This is where The Development Lab becomes difficult to copy.</w:delText>
        </w:r>
      </w:del>
      <w:ins w:id="110" w:author="Claude" w:date="2026-05-15T13:40:00Z">
        <w:r>
          <w:rPr>
            <w:rtl w:val="0"/>
          </w:rPr>
          <w:t xml:space="preserve">This could become more defensible over time if the company earns repeat usage, provider trust, and proprietary data.</w:t>
        </w:r>
      </w:ins>
    </w:p>
    <w:p w:rsidR="00000000" w:rsidDel="00000000" w:rsidP="00000000" w:rsidRDefault="00000000" w:rsidRPr="00000000" w14:paraId="000000D4">
      <w:pPr>
        <w:pStyle w:val="Heading3"/>
        <w:spacing w:after="80" w:before="280" w:line="288" w:lineRule="auto"/>
        <w:ind w:left="720" w:firstLine="0"/>
        <w:rPr>
          <w:rFonts w:ascii="Open Sans" w:cs="Open Sans" w:eastAsia="Open Sans" w:hAnsi="Open Sans"/>
          <w:b w:val="1"/>
          <w:bCs w:val="1"/>
          <w:sz w:val="26"/>
          <w:szCs w:val="26"/>
        </w:rPr>
      </w:pPr>
      <w:bookmarkStart w:colFirst="0" w:colLast="0" w:name="_kd6z211atjxr" w:id="57"/>
      <w:bookmarkEnd w:id="57"/>
      <w:r w:rsidDel="00000000" w:rsidR="00000000" w:rsidRPr="00000000">
        <w:rPr>
          <w:rFonts w:ascii="Open Sans" w:cs="Open Sans" w:eastAsia="Open Sans" w:hAnsi="Open Sans"/>
          <w:b w:val="1"/>
          <w:bCs w:val="1"/>
          <w:sz w:val="26"/>
          <w:szCs w:val="26"/>
          <w:rtl w:val="0"/>
        </w:rPr>
        <w:t xml:space="preserve">Proprietary Features</w:t>
      </w:r>
    </w:p>
    <w:p w:rsidR="00000000" w:rsidDel="00000000" w:rsidP="00000000" w:rsidRDefault="00000000" w:rsidRPr="00000000" w14:paraId="000000D5">
      <w:pPr>
        <w:pStyle w:val="Heading4"/>
        <w:keepNext w:val="0"/>
        <w:keepLines w:val="0"/>
        <w:spacing w:after="40" w:before="240" w:lineRule="auto"/>
        <w:ind w:left="720" w:firstLine="0"/>
        <w:rPr>
          <w:rFonts w:ascii="Open Sans" w:cs="Open Sans" w:eastAsia="Open Sans" w:hAnsi="Open Sans"/>
          <w:b w:val="1"/>
          <w:bCs w:val="1"/>
          <w:color w:val="695d46"/>
          <w:u w:val="none"/>
        </w:rPr>
      </w:pPr>
      <w:bookmarkStart w:colFirst="0" w:colLast="0" w:name="_qfyv0t716qmg" w:id="58"/>
      <w:bookmarkEnd w:id="58"/>
      <w:r w:rsidDel="00000000" w:rsidR="00000000" w:rsidRPr="00000000">
        <w:rPr>
          <w:rFonts w:ascii="Open Sans" w:cs="Open Sans" w:eastAsia="Open Sans" w:hAnsi="Open Sans"/>
          <w:b w:val="1"/>
          <w:bCs w:val="1"/>
          <w:color w:val="695d46"/>
          <w:u w:val="none"/>
          <w:rtl w:val="0"/>
        </w:rPr>
        <w:t xml:space="preserve">Athlete Development Score</w:t>
      </w:r>
    </w:p>
    <w:p w:rsidR="00000000" w:rsidDel="00000000" w:rsidP="00000000" w:rsidRDefault="00000000" w:rsidRPr="00000000" w14:paraId="000000D6">
      <w:pPr>
        <w:spacing w:after="240" w:before="240" w:lineRule="auto"/>
        <w:rPr/>
      </w:pPr>
      <w:r w:rsidDel="00000000" w:rsidR="00000000" w:rsidRPr="00000000">
        <w:rPr>
          <w:rtl w:val="0"/>
        </w:rPr>
        <w:t xml:space="preserve">A composite score using:</w:t>
      </w:r>
    </w:p>
    <w:p w:rsidR="00000000" w:rsidDel="00000000" w:rsidP="00000000" w:rsidRDefault="00000000" w:rsidRPr="00000000" w14:paraId="000000D7">
      <w:pPr>
        <w:numPr>
          <w:ilvl w:val="0"/>
          <w:numId w:val="29"/>
        </w:numPr>
        <w:spacing w:after="0" w:afterAutospacing="0" w:before="240" w:lineRule="auto"/>
        <w:ind w:left="720" w:hanging="360"/>
      </w:pPr>
      <w:r w:rsidDel="00000000" w:rsidR="00000000" w:rsidRPr="00000000">
        <w:rPr>
          <w:rtl w:val="0"/>
        </w:rPr>
        <w:t xml:space="preserve">Training consistency</w:t>
      </w:r>
    </w:p>
    <w:p w:rsidR="00000000" w:rsidDel="00000000" w:rsidP="00000000" w:rsidRDefault="00000000" w:rsidRPr="00000000" w14:paraId="000000D8">
      <w:pPr>
        <w:numPr>
          <w:ilvl w:val="0"/>
          <w:numId w:val="29"/>
        </w:numPr>
        <w:spacing w:after="0" w:afterAutospacing="0" w:before="0" w:beforeAutospacing="0" w:lineRule="auto"/>
        <w:ind w:left="720" w:hanging="360"/>
      </w:pPr>
      <w:r w:rsidDel="00000000" w:rsidR="00000000" w:rsidRPr="00000000">
        <w:rPr>
          <w:rtl w:val="0"/>
        </w:rPr>
        <w:t xml:space="preserve">Academic progress</w:t>
      </w:r>
    </w:p>
    <w:p w:rsidR="00000000" w:rsidDel="00000000" w:rsidP="00000000" w:rsidRDefault="00000000" w:rsidRPr="00000000" w14:paraId="000000D9">
      <w:pPr>
        <w:numPr>
          <w:ilvl w:val="0"/>
          <w:numId w:val="29"/>
        </w:numPr>
        <w:spacing w:after="0" w:afterAutospacing="0" w:before="0" w:beforeAutospacing="0" w:lineRule="auto"/>
        <w:ind w:left="720" w:hanging="360"/>
      </w:pPr>
      <w:r w:rsidDel="00000000" w:rsidR="00000000" w:rsidRPr="00000000">
        <w:rPr>
          <w:rtl w:val="0"/>
        </w:rPr>
        <w:t xml:space="preserve">Mental performance</w:t>
      </w:r>
    </w:p>
    <w:p w:rsidR="00000000" w:rsidDel="00000000" w:rsidP="00000000" w:rsidRDefault="00000000" w:rsidRPr="00000000" w14:paraId="000000DA">
      <w:pPr>
        <w:numPr>
          <w:ilvl w:val="0"/>
          <w:numId w:val="29"/>
        </w:numPr>
        <w:spacing w:after="240" w:before="0" w:beforeAutospacing="0" w:lineRule="auto"/>
        <w:ind w:left="720" w:hanging="360"/>
      </w:pPr>
      <w:r w:rsidDel="00000000" w:rsidR="00000000" w:rsidRPr="00000000">
        <w:rPr>
          <w:rtl w:val="0"/>
        </w:rPr>
        <w:t xml:space="preserve">Coach feedback</w:t>
      </w:r>
    </w:p>
    <w:p w:rsidR="00000000" w:rsidDel="00000000" w:rsidP="00000000" w:rsidRDefault="00000000" w:rsidRPr="00000000" w14:paraId="000000DB">
      <w:pPr>
        <w:pStyle w:val="Heading4"/>
        <w:keepNext w:val="0"/>
        <w:keepLines w:val="0"/>
        <w:spacing w:after="40" w:before="240" w:lineRule="auto"/>
        <w:ind w:left="720" w:firstLine="0"/>
        <w:rPr>
          <w:rFonts w:ascii="Open Sans" w:cs="Open Sans" w:eastAsia="Open Sans" w:hAnsi="Open Sans"/>
          <w:b w:val="1"/>
          <w:bCs w:val="1"/>
          <w:color w:val="695d46"/>
          <w:u w:val="none"/>
        </w:rPr>
      </w:pPr>
      <w:bookmarkStart w:colFirst="0" w:colLast="0" w:name="_jypoaqv8080m" w:id="59"/>
      <w:bookmarkEnd w:id="59"/>
      <w:r w:rsidDel="00000000" w:rsidR="00000000" w:rsidRPr="00000000">
        <w:rPr>
          <w:rFonts w:ascii="Open Sans" w:cs="Open Sans" w:eastAsia="Open Sans" w:hAnsi="Open Sans"/>
          <w:b w:val="1"/>
          <w:bCs w:val="1"/>
          <w:color w:val="695d46"/>
          <w:u w:val="none"/>
          <w:rtl w:val="0"/>
        </w:rPr>
        <w:t xml:space="preserve">Smart Matching Algorithm</w:t>
      </w:r>
    </w:p>
    <w:p w:rsidR="00000000" w:rsidDel="00000000" w:rsidP="00000000" w:rsidRDefault="00000000" w:rsidRPr="00000000" w14:paraId="000000DC">
      <w:pPr>
        <w:spacing w:after="240" w:before="240" w:lineRule="auto"/>
        <w:rPr/>
      </w:pPr>
      <w:r w:rsidDel="00000000" w:rsidR="00000000" w:rsidRPr="00000000">
        <w:rPr>
          <w:rtl w:val="0"/>
        </w:rPr>
        <w:t xml:space="preserve">Inputs:</w:t>
      </w:r>
    </w:p>
    <w:p w:rsidR="00000000" w:rsidDel="00000000" w:rsidP="00000000" w:rsidRDefault="00000000" w:rsidRPr="00000000" w14:paraId="000000DD">
      <w:pPr>
        <w:numPr>
          <w:ilvl w:val="0"/>
          <w:numId w:val="27"/>
        </w:numPr>
        <w:spacing w:after="0" w:afterAutospacing="0" w:before="240" w:lineRule="auto"/>
        <w:ind w:left="720" w:hanging="360"/>
      </w:pPr>
      <w:r w:rsidDel="00000000" w:rsidR="00000000" w:rsidRPr="00000000">
        <w:rPr>
          <w:rtl w:val="0"/>
        </w:rPr>
        <w:t xml:space="preserve">Sport</w:t>
      </w:r>
    </w:p>
    <w:p w:rsidR="00000000" w:rsidDel="00000000" w:rsidP="00000000" w:rsidRDefault="00000000" w:rsidRPr="00000000" w14:paraId="000000DE">
      <w:pPr>
        <w:numPr>
          <w:ilvl w:val="0"/>
          <w:numId w:val="27"/>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DF">
      <w:pPr>
        <w:numPr>
          <w:ilvl w:val="0"/>
          <w:numId w:val="27"/>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0E0">
      <w:pPr>
        <w:numPr>
          <w:ilvl w:val="0"/>
          <w:numId w:val="27"/>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rtl w:val="0"/>
        </w:rPr>
        <w:t xml:space="preserve">Learning style</w:t>
      </w:r>
    </w:p>
    <w:p w:rsidR="00000000" w:rsidDel="00000000" w:rsidP="00000000" w:rsidRDefault="00000000" w:rsidRPr="00000000" w14:paraId="000000E2">
      <w:pPr>
        <w:numPr>
          <w:ilvl w:val="0"/>
          <w:numId w:val="27"/>
        </w:numPr>
        <w:spacing w:after="0" w:afterAutospacing="0" w:before="0" w:beforeAutospacing="0" w:lineRule="auto"/>
        <w:ind w:left="720" w:hanging="360"/>
      </w:pPr>
      <w:r w:rsidDel="00000000" w:rsidR="00000000" w:rsidRPr="00000000">
        <w:rPr>
          <w:rtl w:val="0"/>
        </w:rPr>
        <w:t xml:space="preserve">Geographic preferences</w:t>
      </w:r>
    </w:p>
    <w:p w:rsidR="00000000" w:rsidDel="00000000" w:rsidP="00000000" w:rsidRDefault="00000000" w:rsidRPr="00000000" w14:paraId="000000E3">
      <w:pPr>
        <w:numPr>
          <w:ilvl w:val="0"/>
          <w:numId w:val="27"/>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0E4">
      <w:pPr>
        <w:numPr>
          <w:ilvl w:val="0"/>
          <w:numId w:val="27"/>
        </w:numPr>
        <w:spacing w:after="240" w:before="0" w:beforeAutospacing="0" w:lineRule="auto"/>
        <w:ind w:left="720" w:hanging="360"/>
      </w:pPr>
      <w:r w:rsidDel="00000000" w:rsidR="00000000" w:rsidRPr="00000000">
        <w:rPr>
          <w:rtl w:val="0"/>
        </w:rPr>
        <w:t xml:space="preserve">Development stage</w:t>
      </w:r>
    </w:p>
    <w:p w:rsidR="00000000" w:rsidDel="00000000" w:rsidP="00000000" w:rsidRDefault="00000000" w:rsidRPr="00000000" w14:paraId="000000E5">
      <w:pPr>
        <w:spacing w:after="240" w:before="240" w:lineRule="auto"/>
        <w:rPr/>
      </w:pPr>
      <w:r w:rsidDel="00000000" w:rsidR="00000000" w:rsidRPr="00000000">
        <w:rPr>
          <w:rtl w:val="0"/>
        </w:rPr>
        <w:t xml:space="preserve">Outputs:</w:t>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tl w:val="0"/>
        </w:rPr>
        <w:t xml:space="preserve">Best-fit specialists</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Development pathways</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Suggested milestones</w:t>
      </w:r>
    </w:p>
    <w:p w:rsidR="00000000" w:rsidDel="00000000" w:rsidP="00000000" w:rsidRDefault="00000000" w:rsidRPr="00000000" w14:paraId="000000E9">
      <w:pPr>
        <w:spacing w:after="240" w:before="240" w:lineRule="auto"/>
        <w:ind w:left="720" w:firstLine="0"/>
        <w:rPr/>
      </w:pPr>
      <w:r w:rsidDel="00000000" w:rsidR="00000000" w:rsidRPr="00000000">
        <w:rPr>
          <w:rtl w:val="0"/>
        </w:rPr>
      </w:r>
    </w:p>
    <w:p w:rsidR="00000000" w:rsidDel="00000000" w:rsidP="00000000" w:rsidRDefault="00000000" w:rsidRPr="00000000" w14:paraId="000000EA">
      <w:pPr>
        <w:spacing w:after="240" w:before="240" w:lineRule="auto"/>
        <w:ind w:left="720" w:firstLine="0"/>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tl w:val="0"/>
        </w:rPr>
      </w:r>
    </w:p>
    <w:p w:rsidR="00000000" w:rsidDel="00000000" w:rsidP="00000000" w:rsidRDefault="00000000" w:rsidRPr="00000000" w14:paraId="000000EC">
      <w:pPr>
        <w:spacing w:after="240" w:before="240" w:lineRule="auto"/>
        <w:ind w:left="720" w:firstLine="0"/>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tl w:val="0"/>
        </w:rPr>
      </w:r>
    </w:p>
    <w:p w:rsidR="00000000" w:rsidDel="00000000" w:rsidP="00000000" w:rsidRDefault="00000000" w:rsidRPr="00000000" w14:paraId="000000EF">
      <w:pPr>
        <w:pStyle w:val="Heading3"/>
        <w:spacing w:after="240" w:before="240" w:lineRule="auto"/>
        <w:ind w:left="720" w:firstLine="0"/>
        <w:rPr/>
      </w:pPr>
      <w:bookmarkStart w:colFirst="0" w:colLast="0" w:name="_4rfj4tyx13bo" w:id="60"/>
      <w:bookmarkEnd w:id="60"/>
      <w:r w:rsidDel="00000000" w:rsidR="00000000" w:rsidRPr="00000000">
        <w:rPr>
          <w:rtl w:val="0"/>
        </w:rPr>
        <w:t xml:space="preserve">Technology Investments</w:t>
      </w:r>
    </w:p>
    <w:tbl>
      <w:tblPr>
        <w:tblStyle w:val="Table3"/>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2610"/>
        <w:tblGridChange w:id="0">
          <w:tblGrid>
            <w:gridCol w:w="3885"/>
            <w:gridCol w:w="2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720" w:firstLine="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720" w:firstLine="0"/>
              <w:jc w:val="center"/>
              <w:rPr/>
            </w:pPr>
            <w:r w:rsidDel="00000000" w:rsidR="00000000" w:rsidRPr="00000000">
              <w:rPr>
                <w:b w:val="1"/>
                <w:bCs w:val="1"/>
                <w:rtl w:val="0"/>
              </w:rPr>
              <w:t xml:space="preserve">Estimated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Custom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$40K–$100K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$50K–$150K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Mobile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$60K–$150K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Data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$20K–$75K</w:t>
            </w:r>
          </w:p>
        </w:tc>
      </w:tr>
    </w:tbl>
    <w:p w:rsidR="00000000" w:rsidDel="00000000" w:rsidP="00000000" w:rsidRDefault="00000000" w:rsidRPr="00000000" w14:paraId="000000FA">
      <w:pPr>
        <w:pStyle w:val="Heading1"/>
        <w:rPr/>
      </w:pPr>
      <w:bookmarkStart w:colFirst="0" w:colLast="0" w:name="_zen4j84xw2uj" w:id="61"/>
      <w:bookmarkEnd w:id="61"/>
      <w:r w:rsidDel="00000000" w:rsidR="00000000" w:rsidRPr="00000000">
        <w:rPr>
          <w:rtl w:val="0"/>
        </w:rPr>
        <w:t xml:space="preserve">PHASE 4 — SCALE &amp; EXPANSION (18–36 Months)</w:t>
      </w:r>
    </w:p>
    <w:p w:rsidR="00000000" w:rsidDel="00000000" w:rsidP="00000000" w:rsidRDefault="00000000" w:rsidRPr="00000000" w14:paraId="000000FB">
      <w:pPr>
        <w:pStyle w:val="Heading2"/>
        <w:spacing w:after="80" w:before="360" w:line="288" w:lineRule="auto"/>
        <w:rPr>
          <w:rFonts w:ascii="Open Sans" w:cs="Open Sans" w:eastAsia="Open Sans" w:hAnsi="Open Sans"/>
          <w:color w:val="695d46"/>
          <w:sz w:val="34"/>
          <w:szCs w:val="34"/>
          <w:u w:val="single"/>
        </w:rPr>
      </w:pPr>
      <w:bookmarkStart w:colFirst="0" w:colLast="0" w:name="_ka4k7vfm99u4" w:id="62"/>
      <w:bookmarkEnd w:id="62"/>
      <w:r w:rsidDel="00000000" w:rsidR="00000000" w:rsidRPr="00000000">
        <w:rPr>
          <w:rFonts w:ascii="Open Sans" w:cs="Open Sans" w:eastAsia="Open Sans" w:hAnsi="Open Sans"/>
          <w:color w:val="695d46"/>
          <w:sz w:val="34"/>
          <w:szCs w:val="34"/>
          <w:u w:val="single"/>
          <w:rtl w:val="0"/>
        </w:rPr>
        <w:t xml:space="preserve">Goal</w:t>
      </w:r>
    </w:p>
    <w:p w:rsidR="00000000" w:rsidDel="00000000" w:rsidP="00000000" w:rsidRDefault="00000000" w:rsidRPr="00000000" w14:paraId="000000FC">
      <w:pPr>
        <w:pStyle w:val="Heading2"/>
        <w:numPr>
          <w:ilvl w:val="0"/>
          <w:numId w:val="1"/>
        </w:numPr>
        <w:spacing w:after="80" w:before="360" w:line="288" w:lineRule="auto"/>
        <w:ind w:left="720" w:hanging="360"/>
        <w:rPr>
          <w:u w:val="none"/>
        </w:rPr>
      </w:pPr>
      <w:bookmarkStart w:colFirst="0" w:colLast="0" w:name="_bayltcbbd4ql" w:id="63"/>
      <w:bookmarkEnd w:id="63"/>
      <w:del w:id="111" w:author="Claude" w:date="2026-05-15T13:40:00Z">
        <w:r>
          <w:rPr>
            <w:rtl w:val="0"/>
          </w:rPr>
          <w:delText>Become the dominant youth athlete development platform.</w:delText>
        </w:r>
      </w:del>
      <w:ins w:id="112" w:author="Claude" w:date="2026-05-15T13:40:00Z">
        <w:r>
          <w:rPr>
            <w:rtl w:val="0"/>
          </w:rPr>
          <w:t xml:space="preserve">Build a trusted regional foothold and a repeatable pilot model before broader expansion.</w:t>
        </w:r>
      </w:ins>
    </w:p>
    <w:p w:rsidR="00000000" w:rsidDel="00000000" w:rsidP="00000000" w:rsidRDefault="00000000" w:rsidRPr="00000000" w14:paraId="000000FD">
      <w:pPr>
        <w:pStyle w:val="Heading2"/>
        <w:spacing w:after="80" w:before="360" w:line="288" w:lineRule="auto"/>
        <w:rPr>
          <w:rFonts w:ascii="Open Sans" w:cs="Open Sans" w:eastAsia="Open Sans" w:hAnsi="Open Sans"/>
          <w:color w:val="695d46"/>
          <w:sz w:val="34"/>
          <w:szCs w:val="34"/>
          <w:u w:val="single"/>
        </w:rPr>
      </w:pPr>
      <w:bookmarkStart w:colFirst="0" w:colLast="0" w:name="_kf8asyre7t60" w:id="64"/>
      <w:bookmarkEnd w:id="64"/>
      <w:r w:rsidDel="00000000" w:rsidR="00000000" w:rsidRPr="00000000">
        <w:rPr>
          <w:rFonts w:ascii="Open Sans" w:cs="Open Sans" w:eastAsia="Open Sans" w:hAnsi="Open Sans"/>
          <w:color w:val="695d46"/>
          <w:sz w:val="34"/>
          <w:szCs w:val="34"/>
          <w:u w:val="single"/>
          <w:rtl w:val="0"/>
        </w:rPr>
        <w:t xml:space="preserve">Expansion Opportunities</w:t>
      </w:r>
    </w:p>
    <w:p w:rsidR="00000000" w:rsidDel="00000000" w:rsidP="00000000" w:rsidRDefault="00000000" w:rsidRPr="00000000" w14:paraId="000000FE">
      <w:pPr>
        <w:pStyle w:val="Heading3"/>
        <w:spacing w:after="80" w:before="280" w:line="288" w:lineRule="auto"/>
        <w:rPr>
          <w:rFonts w:ascii="Open Sans" w:cs="Open Sans" w:eastAsia="Open Sans" w:hAnsi="Open Sans"/>
          <w:b w:val="1"/>
          <w:bCs w:val="1"/>
          <w:sz w:val="26"/>
          <w:szCs w:val="26"/>
        </w:rPr>
      </w:pPr>
      <w:bookmarkStart w:colFirst="0" w:colLast="0" w:name="_mm3y3mvm3wm6" w:id="65"/>
      <w:bookmarkEnd w:id="65"/>
      <w:r w:rsidDel="00000000" w:rsidR="00000000" w:rsidRPr="00000000">
        <w:rPr>
          <w:rFonts w:ascii="Open Sans" w:cs="Open Sans" w:eastAsia="Open Sans" w:hAnsi="Open Sans"/>
          <w:b w:val="1"/>
          <w:bCs w:val="1"/>
          <w:sz w:val="26"/>
          <w:szCs w:val="26"/>
          <w:rtl w:val="0"/>
        </w:rPr>
        <w:t xml:space="preserve">Vertical Expansion</w:t>
      </w:r>
    </w:p>
    <w:p w:rsidR="00000000" w:rsidDel="00000000" w:rsidP="00000000" w:rsidRDefault="00000000" w:rsidRPr="00000000" w14:paraId="000000FF">
      <w:pPr>
        <w:spacing w:after="240" w:before="240" w:lineRule="auto"/>
        <w:rPr/>
      </w:pPr>
      <w:r w:rsidDel="00000000" w:rsidR="00000000" w:rsidRPr="00000000">
        <w:rPr>
          <w:rtl w:val="0"/>
        </w:rPr>
        <w:t xml:space="preserve">Add:</w:t>
      </w:r>
    </w:p>
    <w:p w:rsidR="00000000" w:rsidDel="00000000" w:rsidP="00000000" w:rsidRDefault="00000000" w:rsidRPr="00000000" w14:paraId="00000100">
      <w:pPr>
        <w:numPr>
          <w:ilvl w:val="0"/>
          <w:numId w:val="33"/>
        </w:numPr>
        <w:spacing w:after="0" w:afterAutospacing="0" w:before="240" w:lineRule="auto"/>
        <w:ind w:left="720" w:hanging="360"/>
      </w:pPr>
      <w:r w:rsidDel="00000000" w:rsidR="00000000" w:rsidRPr="00000000">
        <w:rPr>
          <w:rtl w:val="0"/>
        </w:rPr>
        <w:t xml:space="preserve">NIL education</w:t>
      </w:r>
    </w:p>
    <w:p w:rsidR="00000000" w:rsidDel="00000000" w:rsidP="00000000" w:rsidRDefault="00000000" w:rsidRPr="00000000" w14:paraId="00000101">
      <w:pPr>
        <w:numPr>
          <w:ilvl w:val="0"/>
          <w:numId w:val="33"/>
        </w:numPr>
        <w:spacing w:after="0" w:afterAutospacing="0" w:before="0" w:beforeAutospacing="0" w:lineRule="auto"/>
        <w:ind w:left="720" w:hanging="360"/>
      </w:pPr>
      <w:r w:rsidDel="00000000" w:rsidR="00000000" w:rsidRPr="00000000">
        <w:rPr>
          <w:rtl w:val="0"/>
        </w:rPr>
        <w:t xml:space="preserve">College recruiting analytics</w:t>
      </w:r>
    </w:p>
    <w:p w:rsidR="00000000" w:rsidDel="00000000" w:rsidP="00000000" w:rsidRDefault="00000000" w:rsidRPr="00000000" w14:paraId="00000102">
      <w:pPr>
        <w:numPr>
          <w:ilvl w:val="0"/>
          <w:numId w:val="33"/>
        </w:numPr>
        <w:spacing w:after="0" w:afterAutospacing="0" w:before="0" w:beforeAutospacing="0" w:lineRule="auto"/>
        <w:ind w:left="720" w:hanging="360"/>
      </w:pPr>
      <w:r w:rsidDel="00000000" w:rsidR="00000000" w:rsidRPr="00000000">
        <w:rPr>
          <w:rtl w:val="0"/>
        </w:rPr>
        <w:t xml:space="preserve">Injury prevention</w:t>
      </w:r>
    </w:p>
    <w:p w:rsidR="00000000" w:rsidDel="00000000" w:rsidP="00000000" w:rsidRDefault="00000000" w:rsidRPr="00000000" w14:paraId="00000103">
      <w:pPr>
        <w:numPr>
          <w:ilvl w:val="0"/>
          <w:numId w:val="33"/>
        </w:numPr>
        <w:spacing w:after="0" w:afterAutospacing="0" w:before="0" w:beforeAutospacing="0" w:lineRule="auto"/>
        <w:ind w:left="720" w:hanging="360"/>
      </w:pPr>
      <w:r w:rsidDel="00000000" w:rsidR="00000000" w:rsidRPr="00000000">
        <w:rPr>
          <w:rtl w:val="0"/>
        </w:rPr>
        <w:t xml:space="preserve">Wearables integration</w:t>
      </w:r>
    </w:p>
    <w:p w:rsidR="00000000" w:rsidDel="00000000" w:rsidP="00000000" w:rsidRDefault="00000000" w:rsidRPr="00000000" w14:paraId="00000104">
      <w:pPr>
        <w:numPr>
          <w:ilvl w:val="0"/>
          <w:numId w:val="33"/>
        </w:numPr>
        <w:spacing w:after="0" w:afterAutospacing="0" w:before="0" w:beforeAutospacing="0" w:lineRule="auto"/>
        <w:ind w:left="720" w:hanging="360"/>
      </w:pPr>
      <w:r w:rsidDel="00000000" w:rsidR="00000000" w:rsidRPr="00000000">
        <w:rPr>
          <w:rtl w:val="0"/>
        </w:rPr>
        <w:t xml:space="preserve">Team management</w:t>
      </w:r>
    </w:p>
    <w:p w:rsidR="00000000" w:rsidDel="00000000" w:rsidP="00000000" w:rsidRDefault="00000000" w:rsidRPr="00000000" w14:paraId="00000105">
      <w:pPr>
        <w:numPr>
          <w:ilvl w:val="0"/>
          <w:numId w:val="33"/>
        </w:numPr>
        <w:spacing w:after="240" w:before="0" w:beforeAutospacing="0" w:lineRule="auto"/>
        <w:ind w:left="720" w:hanging="360"/>
      </w:pPr>
      <w:r w:rsidDel="00000000" w:rsidR="00000000" w:rsidRPr="00000000">
        <w:rPr>
          <w:rtl w:val="0"/>
        </w:rPr>
        <w:t xml:space="preserve">AI training plans</w:t>
      </w:r>
    </w:p>
    <w:p w:rsidR="00000000" w:rsidDel="00000000" w:rsidP="00000000" w:rsidRDefault="00000000" w:rsidRPr="00000000" w14:paraId="00000106">
      <w:pPr>
        <w:pStyle w:val="Heading3"/>
        <w:spacing w:after="80" w:before="280" w:line="288" w:lineRule="auto"/>
        <w:rPr>
          <w:rFonts w:ascii="Open Sans" w:cs="Open Sans" w:eastAsia="Open Sans" w:hAnsi="Open Sans"/>
          <w:b w:val="1"/>
          <w:bCs w:val="1"/>
          <w:sz w:val="26"/>
          <w:szCs w:val="26"/>
        </w:rPr>
      </w:pPr>
      <w:bookmarkStart w:colFirst="0" w:colLast="0" w:name="_bdlnc34lgqg" w:id="66"/>
      <w:bookmarkEnd w:id="66"/>
      <w:r w:rsidDel="00000000" w:rsidR="00000000" w:rsidRPr="00000000">
        <w:rPr>
          <w:rFonts w:ascii="Open Sans" w:cs="Open Sans" w:eastAsia="Open Sans" w:hAnsi="Open Sans"/>
          <w:b w:val="1"/>
          <w:bCs w:val="1"/>
          <w:sz w:val="26"/>
          <w:szCs w:val="26"/>
          <w:rtl w:val="0"/>
        </w:rPr>
        <w:t xml:space="preserve">Geographic Expansion</w:t>
      </w:r>
    </w:p>
    <w:p w:rsidR="00000000" w:rsidDel="00000000" w:rsidP="00000000" w:rsidRDefault="00000000" w:rsidRPr="00000000" w14:paraId="00000107">
      <w:pPr>
        <w:numPr>
          <w:ilvl w:val="0"/>
          <w:numId w:val="12"/>
        </w:numPr>
        <w:spacing w:after="0" w:afterAutospacing="0" w:before="240" w:lineRule="auto"/>
        <w:ind w:left="720" w:hanging="360"/>
        <w:rPr>
          <w:rFonts w:ascii="Arial" w:cs="Arial" w:eastAsia="Arial" w:hAnsi="Arial"/>
          <w:color w:val="000000"/>
        </w:rPr>
      </w:pPr>
      <w:r w:rsidDel="00000000" w:rsidR="00000000" w:rsidRPr="00000000">
        <w:rPr>
          <w:rtl w:val="0"/>
        </w:rPr>
        <w:t xml:space="preserve">Regional ambassadors</w:t>
      </w:r>
    </w:p>
    <w:p w:rsidR="00000000" w:rsidDel="00000000" w:rsidP="00000000" w:rsidRDefault="00000000" w:rsidRPr="00000000" w14:paraId="00000108">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Club partnerships</w:t>
      </w:r>
    </w:p>
    <w:p w:rsidR="00000000" w:rsidDel="00000000" w:rsidP="00000000" w:rsidRDefault="00000000" w:rsidRPr="00000000" w14:paraId="00000109">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High school partnerships</w:t>
      </w:r>
    </w:p>
    <w:p w:rsidR="00000000" w:rsidDel="00000000" w:rsidP="00000000" w:rsidRDefault="00000000" w:rsidRPr="00000000" w14:paraId="0000010A">
      <w:pPr>
        <w:numPr>
          <w:ilvl w:val="0"/>
          <w:numId w:val="12"/>
        </w:numPr>
        <w:spacing w:after="240" w:before="0" w:beforeAutospacing="0" w:lineRule="auto"/>
        <w:ind w:left="720" w:hanging="360"/>
        <w:rPr>
          <w:rFonts w:ascii="Arial" w:cs="Arial" w:eastAsia="Arial" w:hAnsi="Arial"/>
          <w:color w:val="000000"/>
        </w:rPr>
      </w:pPr>
      <w:r w:rsidDel="00000000" w:rsidR="00000000" w:rsidRPr="00000000">
        <w:rPr>
          <w:rtl w:val="0"/>
        </w:rPr>
        <w:t xml:space="preserve">National tournaments</w:t>
      </w:r>
    </w:p>
    <w:p w:rsidR="00000000" w:rsidDel="00000000" w:rsidP="00000000" w:rsidRDefault="00000000" w:rsidRPr="00000000" w14:paraId="0000010B">
      <w:pPr>
        <w:pStyle w:val="Heading1"/>
        <w:rPr/>
      </w:pPr>
      <w:bookmarkStart w:colFirst="0" w:colLast="0" w:name="_3zzzpy3qhq24" w:id="67"/>
      <w:bookmarkEnd w:id="67"/>
      <w:r w:rsidDel="00000000" w:rsidR="00000000" w:rsidRPr="00000000">
        <w:rPr>
          <w:rtl w:val="0"/>
        </w:rPr>
        <w:t xml:space="preserve">LONG-TERM VISION (3–7 Years)</w:t>
      </w:r>
    </w:p>
    <w:p w:rsidR="00000000" w:rsidDel="00000000" w:rsidP="00000000" w:rsidRDefault="00000000" w:rsidRPr="00000000" w14:paraId="0000010C">
      <w:pPr>
        <w:pStyle w:val="Heading2"/>
        <w:spacing w:after="80" w:before="360" w:line="288" w:lineRule="auto"/>
        <w:rPr>
          <w:rFonts w:ascii="Open Sans" w:cs="Open Sans" w:eastAsia="Open Sans" w:hAnsi="Open Sans"/>
          <w:b w:val="1"/>
          <w:bCs w:val="1"/>
          <w:color w:val="695d46"/>
          <w:sz w:val="34"/>
          <w:szCs w:val="34"/>
        </w:rPr>
      </w:pPr>
      <w:bookmarkStart w:colFirst="0" w:colLast="0" w:name="_gjv0y28jnea1" w:id="68"/>
      <w:bookmarkEnd w:id="68"/>
      <w:r w:rsidDel="00000000" w:rsidR="00000000" w:rsidRPr="00000000">
        <w:rPr>
          <w:rFonts w:ascii="Open Sans" w:cs="Open Sans" w:eastAsia="Open Sans" w:hAnsi="Open Sans"/>
          <w:b w:val="1"/>
          <w:bCs w:val="1"/>
          <w:color w:val="695d46"/>
          <w:sz w:val="34"/>
          <w:szCs w:val="34"/>
          <w:rtl w:val="0"/>
        </w:rPr>
        <w:t xml:space="preserve">Become:</w:t>
      </w:r>
    </w:p>
    <w:p w:rsidR="00000000" w:rsidDel="00000000" w:rsidP="00000000" w:rsidRDefault="00000000" w:rsidRPr="00000000" w14:paraId="0000010D">
      <w:pPr>
        <w:pStyle w:val="Heading3"/>
        <w:spacing w:after="80" w:before="280" w:line="288" w:lineRule="auto"/>
        <w:rPr>
          <w:rFonts w:ascii="Open Sans" w:cs="Open Sans" w:eastAsia="Open Sans" w:hAnsi="Open Sans"/>
          <w:b w:val="1"/>
          <w:bCs w:val="1"/>
          <w:sz w:val="26"/>
          <w:szCs w:val="26"/>
        </w:rPr>
      </w:pPr>
      <w:bookmarkStart w:colFirst="0" w:colLast="0" w:name="_r5fdqotmhper" w:id="69"/>
      <w:bookmarkEnd w:id="69"/>
      <w:commentRangeStart w:id="7"/>
      <w:del w:id="113" w:author="Claude" w:date="2026-05-15T13:40:00Z">
        <w:r>
          <w:rPr>
            <w:rFonts w:ascii="Open Sans" w:cs="Open Sans" w:eastAsia="Open Sans" w:hAnsi="Open Sans"/>
            <w:b w:val="1"/>
            <w:bCs w:val="1"/>
            <w:sz w:val="26"/>
            <w:szCs w:val="26"/>
            <w:rtl w:val="0"/>
          </w:rPr>
          <w:delText>“LinkedIn + Headspace + Hudl + Airbnb for Athlete Development”</w:delText>
        </w:r>
      </w:del>
      <w:ins w:id="114" w:author="Claude" w:date="2026-05-15T13:40:00Z">
        <w:r>
          <w:rPr>
            <w:rFonts w:ascii="Open Sans" w:cs="Open Sans" w:eastAsia="Open Sans" w:hAnsi="Open Sans"/>
            <w:b w:val="1"/>
            <w:bCs w:val="1"/>
            <w:sz w:val="26"/>
            <w:szCs w:val="26"/>
            <w:rtl w:val="0"/>
          </w:rPr>
          <w:t xml:space="preserve">Trusted athlete-support marketplace for focused regional markets</w:t>
        </w:r>
      </w:ins>
      <w:commentRangeEnd w:id="7"/>
      <w:r>
        <w:rPr>
          <w:rStyle w:val="CommentReference"/>
        </w:rPr>
        <w:commentReference w:id="7"/>
      </w:r>
    </w:p>
    <w:p w:rsidR="00000000" w:rsidDel="00000000" w:rsidP="00000000" w:rsidRDefault="00000000" w:rsidRPr="00000000" w14:paraId="0000010E">
      <w:pPr>
        <w:spacing w:after="240" w:before="240" w:lineRule="auto"/>
        <w:rPr/>
      </w:pPr>
      <w:r w:rsidDel="00000000" w:rsidR="00000000" w:rsidRPr="00000000">
        <w:rPr>
          <w:rtl w:val="0"/>
        </w:rPr>
        <w:t xml:space="preserve">Potential future valuation drivers:</w:t>
      </w:r>
    </w:p>
    <w:p w:rsidR="00000000" w:rsidDel="00000000" w:rsidP="00000000" w:rsidRDefault="00000000" w:rsidRPr="00000000" w14:paraId="0000010F">
      <w:pPr>
        <w:numPr>
          <w:ilvl w:val="0"/>
          <w:numId w:val="12"/>
        </w:numPr>
        <w:spacing w:after="0" w:afterAutospacing="0" w:before="240" w:lineRule="auto"/>
        <w:ind w:left="720" w:hanging="360"/>
        <w:rPr>
          <w:rFonts w:ascii="Arial" w:cs="Arial" w:eastAsia="Arial" w:hAnsi="Arial"/>
          <w:color w:val="000000"/>
        </w:rPr>
      </w:pPr>
      <w:r w:rsidDel="00000000" w:rsidR="00000000" w:rsidRPr="00000000">
        <w:rPr>
          <w:rtl w:val="0"/>
        </w:rPr>
        <w:t xml:space="preserve">Massive user data network</w:t>
      </w:r>
    </w:p>
    <w:p w:rsidR="00000000" w:rsidDel="00000000" w:rsidP="00000000" w:rsidRDefault="00000000" w:rsidRPr="00000000" w14:paraId="00000110">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Predictive athlete analytics</w:t>
      </w:r>
    </w:p>
    <w:p w:rsidR="00000000" w:rsidDel="00000000" w:rsidP="00000000" w:rsidRDefault="00000000" w:rsidRPr="00000000" w14:paraId="00000111">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Recruiting intelligence</w:t>
      </w:r>
    </w:p>
    <w:p w:rsidR="00000000" w:rsidDel="00000000" w:rsidP="00000000" w:rsidRDefault="00000000" w:rsidRPr="00000000" w14:paraId="00000112">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AI coaching systems</w:t>
      </w:r>
    </w:p>
    <w:p w:rsidR="00000000" w:rsidDel="00000000" w:rsidP="00000000" w:rsidRDefault="00000000" w:rsidRPr="00000000" w14:paraId="00000113">
      <w:pPr>
        <w:numPr>
          <w:ilvl w:val="0"/>
          <w:numId w:val="12"/>
        </w:numPr>
        <w:spacing w:after="240" w:before="0" w:beforeAutospacing="0" w:lineRule="auto"/>
        <w:ind w:left="720" w:hanging="360"/>
        <w:rPr>
          <w:rFonts w:ascii="Arial" w:cs="Arial" w:eastAsia="Arial" w:hAnsi="Arial"/>
          <w:color w:val="000000"/>
        </w:rPr>
      </w:pPr>
      <w:r w:rsidDel="00000000" w:rsidR="00000000" w:rsidRPr="00000000">
        <w:rPr>
          <w:rtl w:val="0"/>
        </w:rPr>
        <w:t xml:space="preserve">Institutional partnerships</w:t>
      </w:r>
    </w:p>
    <w:p w:rsidR="00000000" w:rsidDel="00000000" w:rsidP="00000000" w:rsidRDefault="00000000" w:rsidRPr="00000000" w14:paraId="00000114">
      <w:pPr>
        <w:pStyle w:val="Heading2"/>
        <w:numPr>
          <w:ilvl w:val="0"/>
          <w:numId w:val="12"/>
        </w:numPr>
        <w:ind w:left="720" w:hanging="360"/>
        <w:rPr>
          <w:rFonts w:ascii="PT Sans Narrow" w:cs="PT Sans Narrow" w:eastAsia="PT Sans Narrow" w:hAnsi="PT Sans Narrow"/>
          <w:color w:val="008575"/>
          <w:sz w:val="32"/>
          <w:szCs w:val="32"/>
        </w:rPr>
      </w:pPr>
      <w:bookmarkStart w:colFirst="0" w:colLast="0" w:name="_ujjf09dzfifn" w:id="70"/>
      <w:bookmarkEnd w:id="70"/>
      <w:commentRangeStart w:id="8"/>
      <w:del w:id="115" w:author="Claude" w:date="2026-05-15T13:40:00Z">
        <w:r>
          <w:rPr>
            <w:rtl w:val="0"/>
          </w:rPr>
          <w:delText>List of Known Providers/Specialists</w:delText>
        </w:r>
      </w:del>
      <w:ins w:id="116" w:author="Claude" w:date="2026-05-15T13:40:00Z">
        <w:r>
          <w:rPr>
            <w:rtl w:val="0"/>
          </w:rPr>
          <w:t xml:space="preserve">Prospective Providers to Validate</w:t>
        </w:r>
      </w:ins>
      <w:commentRangeEnd w:id="8"/>
      <w:r>
        <w:rPr>
          <w:rStyle w:val="CommentReference"/>
        </w:rPr>
        <w:commentReference w:id="8"/>
      </w:r>
    </w:p>
    <w:p w:rsidR="00000000" w:rsidDel="00000000" w:rsidP="00000000" w:rsidRDefault="00000000" w:rsidRPr="00000000" w14:paraId="00000115">
      <w:pPr>
        <w:numPr>
          <w:ilvl w:val="0"/>
          <w:numId w:val="12"/>
        </w:numPr>
        <w:ind w:left="720" w:hanging="360"/>
      </w:pPr>
      <w:r w:rsidDel="00000000" w:rsidR="00000000" w:rsidRPr="00000000">
        <w:rPr>
          <w:rtl w:val="0"/>
        </w:rPr>
        <w:t xml:space="preserve">Pilot Partner Opportunity</w:t>
      </w:r>
    </w:p>
    <w:p w:rsidR="00000000" w:rsidDel="00000000" w:rsidP="00000000" w:rsidRDefault="00000000" w:rsidRPr="00000000" w14:paraId="00000116">
      <w:pPr>
        <w:numPr>
          <w:ilvl w:val="1"/>
          <w:numId w:val="12"/>
        </w:numPr>
        <w:ind w:left="1440" w:hanging="360"/>
      </w:pPr>
      <w:r w:rsidDel="00000000" w:rsidR="00000000" w:rsidRPr="00000000">
        <w:rPr>
          <w:rtl w:val="0"/>
        </w:rPr>
        <w:t xml:space="preserve">Lacrosse</w:t>
      </w:r>
    </w:p>
    <w:p w:rsidR="00000000" w:rsidDel="00000000" w:rsidP="00000000" w:rsidRDefault="00000000" w:rsidRPr="00000000" w14:paraId="00000117">
      <w:pPr>
        <w:numPr>
          <w:ilvl w:val="2"/>
          <w:numId w:val="12"/>
        </w:numPr>
        <w:ind w:left="2160" w:hanging="360"/>
        <w:rPr>
          <w:u w:val="none"/>
        </w:rPr>
      </w:pPr>
      <w:r w:rsidDel="00000000" w:rsidR="00000000" w:rsidRPr="00000000">
        <w:rPr>
          <w:rtl w:val="0"/>
        </w:rPr>
        <w:t xml:space="preserve">2Wolves - Jack Kensil</w:t>
      </w:r>
    </w:p>
    <w:p w:rsidR="00000000" w:rsidDel="00000000" w:rsidP="00000000" w:rsidRDefault="00000000" w:rsidRPr="00000000" w14:paraId="00000118">
      <w:pPr>
        <w:numPr>
          <w:ilvl w:val="2"/>
          <w:numId w:val="12"/>
        </w:numPr>
        <w:ind w:left="2160" w:hanging="360"/>
        <w:rPr>
          <w:u w:val="none"/>
        </w:rPr>
      </w:pPr>
      <w:r w:rsidDel="00000000" w:rsidR="00000000" w:rsidRPr="00000000">
        <w:rPr>
          <w:rtl w:val="0"/>
        </w:rPr>
        <w:t xml:space="preserve">LPA - Keith Lizzi</w:t>
      </w:r>
    </w:p>
    <w:p w:rsidR="00000000" w:rsidDel="00000000" w:rsidP="00000000" w:rsidRDefault="00000000" w:rsidRPr="00000000" w14:paraId="00000119">
      <w:pPr>
        <w:numPr>
          <w:ilvl w:val="2"/>
          <w:numId w:val="12"/>
        </w:numPr>
        <w:ind w:left="2160" w:hanging="360"/>
        <w:rPr>
          <w:u w:val="none"/>
        </w:rPr>
      </w:pPr>
      <w:r w:rsidDel="00000000" w:rsidR="00000000" w:rsidRPr="00000000">
        <w:rPr>
          <w:rtl w:val="0"/>
        </w:rPr>
        <w:t xml:space="preserve">SAB - Stephen Bentz</w:t>
      </w:r>
    </w:p>
    <w:p w:rsidR="00000000" w:rsidDel="00000000" w:rsidP="00000000" w:rsidRDefault="00000000" w:rsidRPr="00000000" w14:paraId="0000011A">
      <w:pPr>
        <w:numPr>
          <w:ilvl w:val="2"/>
          <w:numId w:val="12"/>
        </w:numPr>
        <w:ind w:left="2160" w:hanging="360"/>
        <w:rPr>
          <w:u w:val="none"/>
        </w:rPr>
      </w:pPr>
      <w:r w:rsidDel="00000000" w:rsidR="00000000" w:rsidRPr="00000000">
        <w:rPr>
          <w:rtl w:val="0"/>
        </w:rPr>
        <w:t xml:space="preserve">Black Sheep - Dan Spallina</w:t>
      </w:r>
    </w:p>
    <w:p w:rsidR="00000000" w:rsidDel="00000000" w:rsidP="00000000" w:rsidRDefault="00000000" w:rsidRPr="00000000" w14:paraId="0000011B">
      <w:pPr>
        <w:numPr>
          <w:ilvl w:val="2"/>
          <w:numId w:val="12"/>
        </w:numPr>
        <w:ind w:left="2160" w:hanging="360"/>
        <w:rPr>
          <w:u w:val="none"/>
        </w:rPr>
      </w:pPr>
      <w:r w:rsidDel="00000000" w:rsidR="00000000" w:rsidRPr="00000000">
        <w:rPr>
          <w:rtl w:val="0"/>
        </w:rPr>
        <w:t xml:space="preserve">CreaseBeast (Goalie)</w:t>
      </w:r>
    </w:p>
    <w:p w:rsidR="00000000" w:rsidDel="00000000" w:rsidP="00000000" w:rsidRDefault="00000000" w:rsidRPr="00000000" w14:paraId="0000011C">
      <w:pPr>
        <w:numPr>
          <w:ilvl w:val="2"/>
          <w:numId w:val="12"/>
        </w:numPr>
        <w:ind w:left="2160" w:hanging="360"/>
        <w:rPr>
          <w:u w:val="none"/>
        </w:rPr>
      </w:pPr>
      <w:r w:rsidDel="00000000" w:rsidR="00000000" w:rsidRPr="00000000">
        <w:rPr>
          <w:rtl w:val="0"/>
        </w:rPr>
        <w:t xml:space="preserve">Kevin Quinn (Goalie)</w:t>
      </w:r>
    </w:p>
    <w:p w:rsidR="00000000" w:rsidDel="00000000" w:rsidP="00000000" w:rsidRDefault="00000000" w:rsidRPr="00000000" w14:paraId="0000011D">
      <w:pPr>
        <w:numPr>
          <w:ilvl w:val="2"/>
          <w:numId w:val="12"/>
        </w:numPr>
        <w:ind w:left="2160" w:hanging="360"/>
        <w:rPr>
          <w:u w:val="none"/>
        </w:rPr>
      </w:pPr>
      <w:r w:rsidDel="00000000" w:rsidR="00000000" w:rsidRPr="00000000">
        <w:rPr>
          <w:rtl w:val="0"/>
        </w:rPr>
        <w:t xml:space="preserve">NextTier - John Guarino</w:t>
      </w:r>
    </w:p>
    <w:p w:rsidR="00000000" w:rsidDel="00000000" w:rsidP="00000000" w:rsidRDefault="00000000" w:rsidRPr="00000000" w14:paraId="0000011E">
      <w:pPr>
        <w:numPr>
          <w:ilvl w:val="2"/>
          <w:numId w:val="12"/>
        </w:numPr>
        <w:ind w:left="2160" w:hanging="360"/>
        <w:rPr>
          <w:u w:val="none"/>
        </w:rPr>
      </w:pPr>
      <w:r w:rsidDel="00000000" w:rsidR="00000000" w:rsidRPr="00000000">
        <w:rPr>
          <w:rtl w:val="0"/>
        </w:rPr>
        <w:t xml:space="preserve">DAWG - Brendan Homire and Quintin Germain</w:t>
      </w:r>
    </w:p>
    <w:p w:rsidR="00000000" w:rsidDel="00000000" w:rsidP="00000000" w:rsidRDefault="00000000" w:rsidRPr="00000000" w14:paraId="0000011F">
      <w:pPr>
        <w:numPr>
          <w:ilvl w:val="2"/>
          <w:numId w:val="12"/>
        </w:numPr>
        <w:ind w:left="2160" w:hanging="360"/>
        <w:rPr>
          <w:u w:val="none"/>
        </w:rPr>
      </w:pPr>
      <w:r w:rsidDel="00000000" w:rsidR="00000000" w:rsidRPr="00000000">
        <w:rPr>
          <w:rtl w:val="0"/>
        </w:rPr>
        <w:t xml:space="preserve">HallStars Training - Bryan Hall</w:t>
      </w:r>
    </w:p>
    <w:p w:rsidR="00000000" w:rsidDel="00000000" w:rsidP="00000000" w:rsidRDefault="00000000" w:rsidRPr="00000000" w14:paraId="00000120">
      <w:pPr>
        <w:numPr>
          <w:ilvl w:val="2"/>
          <w:numId w:val="12"/>
        </w:numPr>
        <w:ind w:left="2160" w:hanging="360"/>
        <w:rPr>
          <w:u w:val="none"/>
        </w:rPr>
      </w:pPr>
      <w:r w:rsidDel="00000000" w:rsidR="00000000" w:rsidRPr="00000000">
        <w:rPr>
          <w:rtl w:val="0"/>
        </w:rPr>
        <w:t xml:space="preserve">Thomas Kelly / Peter Lasalla (Faceoff training)</w:t>
      </w:r>
    </w:p>
    <w:p w:rsidR="00000000" w:rsidDel="00000000" w:rsidP="00000000" w:rsidRDefault="00000000" w:rsidRPr="00000000" w14:paraId="00000121">
      <w:pPr>
        <w:numPr>
          <w:ilvl w:val="2"/>
          <w:numId w:val="12"/>
        </w:numPr>
        <w:ind w:left="2160" w:hanging="360"/>
        <w:rPr>
          <w:u w:val="none"/>
        </w:rPr>
      </w:pPr>
      <w:r w:rsidDel="00000000" w:rsidR="00000000" w:rsidRPr="00000000">
        <w:rPr>
          <w:rtl w:val="0"/>
        </w:rPr>
        <w:t xml:space="preserve">Faceoff Academy</w:t>
      </w:r>
    </w:p>
    <w:p w:rsidR="00000000" w:rsidDel="00000000" w:rsidP="00000000" w:rsidRDefault="00000000" w:rsidRPr="00000000" w14:paraId="00000122">
      <w:pPr>
        <w:numPr>
          <w:ilvl w:val="2"/>
          <w:numId w:val="12"/>
        </w:numPr>
        <w:ind w:left="2160" w:hanging="360"/>
        <w:rPr>
          <w:u w:val="none"/>
        </w:rPr>
      </w:pPr>
      <w:r w:rsidDel="00000000" w:rsidR="00000000" w:rsidRPr="00000000">
        <w:rPr>
          <w:rtl w:val="0"/>
        </w:rPr>
        <w:t xml:space="preserve">PSL </w:t>
      </w:r>
    </w:p>
    <w:p w:rsidR="00000000" w:rsidDel="00000000" w:rsidP="00000000" w:rsidRDefault="00000000" w:rsidRPr="00000000" w14:paraId="00000123">
      <w:pPr>
        <w:numPr>
          <w:ilvl w:val="2"/>
          <w:numId w:val="12"/>
        </w:numPr>
        <w:ind w:left="2160" w:hanging="360"/>
        <w:rPr>
          <w:u w:val="none"/>
        </w:rPr>
      </w:pPr>
      <w:r w:rsidDel="00000000" w:rsidR="00000000" w:rsidRPr="00000000">
        <w:rPr>
          <w:rtl w:val="0"/>
        </w:rPr>
        <w:t xml:space="preserve">GLE</w:t>
      </w:r>
    </w:p>
    <w:p w:rsidR="00000000" w:rsidDel="00000000" w:rsidP="00000000" w:rsidRDefault="00000000" w:rsidRPr="00000000" w14:paraId="00000124">
      <w:pPr>
        <w:numPr>
          <w:ilvl w:val="2"/>
          <w:numId w:val="12"/>
        </w:numPr>
        <w:ind w:left="2160" w:hanging="360"/>
        <w:rPr>
          <w:u w:val="none"/>
        </w:rPr>
      </w:pPr>
      <w:r w:rsidDel="00000000" w:rsidR="00000000" w:rsidRPr="00000000">
        <w:rPr>
          <w:rtl w:val="0"/>
        </w:rPr>
        <w:t xml:space="preserve">MP5 Training - Mike Perdie</w:t>
      </w:r>
    </w:p>
    <w:p w:rsidR="00000000" w:rsidDel="00000000" w:rsidP="00000000" w:rsidRDefault="00000000" w:rsidRPr="00000000" w14:paraId="00000125">
      <w:pPr>
        <w:numPr>
          <w:ilvl w:val="1"/>
          <w:numId w:val="12"/>
        </w:numPr>
        <w:ind w:left="1440" w:hanging="360"/>
      </w:pPr>
      <w:r w:rsidDel="00000000" w:rsidR="00000000" w:rsidRPr="00000000">
        <w:rPr>
          <w:rtl w:val="0"/>
        </w:rPr>
        <w:t xml:space="preserve">Football</w:t>
      </w:r>
    </w:p>
    <w:p w:rsidR="00000000" w:rsidDel="00000000" w:rsidP="00000000" w:rsidRDefault="00000000" w:rsidRPr="00000000" w14:paraId="00000126">
      <w:pPr>
        <w:numPr>
          <w:ilvl w:val="2"/>
          <w:numId w:val="12"/>
        </w:numPr>
        <w:ind w:left="2160" w:hanging="360"/>
        <w:rPr>
          <w:u w:val="none"/>
        </w:rPr>
      </w:pPr>
      <w:r w:rsidDel="00000000" w:rsidR="00000000" w:rsidRPr="00000000">
        <w:rPr>
          <w:rtl w:val="0"/>
        </w:rPr>
        <w:t xml:space="preserve">Coach Brady</w:t>
      </w:r>
    </w:p>
    <w:p w:rsidR="00000000" w:rsidDel="00000000" w:rsidP="00000000" w:rsidRDefault="00000000" w:rsidRPr="00000000" w14:paraId="00000127">
      <w:pPr>
        <w:numPr>
          <w:ilvl w:val="1"/>
          <w:numId w:val="12"/>
        </w:numPr>
        <w:ind w:left="1440" w:hanging="360"/>
        <w:rPr>
          <w:u w:val="none"/>
        </w:rPr>
      </w:pPr>
      <w:r w:rsidDel="00000000" w:rsidR="00000000" w:rsidRPr="00000000">
        <w:rPr>
          <w:rtl w:val="0"/>
        </w:rPr>
        <w:t xml:space="preserve">Soccer</w:t>
      </w:r>
    </w:p>
    <w:p w:rsidR="00000000" w:rsidDel="00000000" w:rsidP="00000000" w:rsidRDefault="00000000" w:rsidRPr="00000000" w14:paraId="00000128">
      <w:pPr>
        <w:numPr>
          <w:ilvl w:val="2"/>
          <w:numId w:val="12"/>
        </w:numPr>
        <w:ind w:left="2160" w:hanging="360"/>
        <w:rPr>
          <w:u w:val="none"/>
        </w:rPr>
      </w:pPr>
      <w:r w:rsidDel="00000000" w:rsidR="00000000" w:rsidRPr="00000000">
        <w:rPr>
          <w:rtl w:val="0"/>
        </w:rPr>
        <w:t xml:space="preserve">Joey Tavarnese</w:t>
      </w:r>
    </w:p>
    <w:p w:rsidR="00000000" w:rsidDel="00000000" w:rsidP="00000000" w:rsidRDefault="00000000" w:rsidRPr="00000000" w14:paraId="00000129">
      <w:pPr>
        <w:numPr>
          <w:ilvl w:val="1"/>
          <w:numId w:val="12"/>
        </w:numPr>
        <w:ind w:left="1440" w:hanging="360"/>
      </w:pPr>
      <w:r w:rsidDel="00000000" w:rsidR="00000000" w:rsidRPr="00000000">
        <w:rPr>
          <w:rtl w:val="0"/>
        </w:rPr>
        <w:t xml:space="preserve">Speed/Weight Training</w:t>
      </w:r>
    </w:p>
    <w:p w:rsidR="00000000" w:rsidDel="00000000" w:rsidP="00000000" w:rsidRDefault="00000000" w:rsidRPr="00000000" w14:paraId="0000012A">
      <w:pPr>
        <w:numPr>
          <w:ilvl w:val="2"/>
          <w:numId w:val="12"/>
        </w:numPr>
        <w:ind w:left="2160" w:hanging="360"/>
        <w:rPr>
          <w:u w:val="none"/>
        </w:rPr>
      </w:pPr>
      <w:r w:rsidDel="00000000" w:rsidR="00000000" w:rsidRPr="00000000">
        <w:rPr>
          <w:rtl w:val="0"/>
        </w:rPr>
        <w:t xml:space="preserve">Power Performance Sports Training (Mineola)</w:t>
      </w:r>
    </w:p>
    <w:p w:rsidR="00000000" w:rsidDel="00000000" w:rsidP="00000000" w:rsidRDefault="00000000" w:rsidRPr="00000000" w14:paraId="0000012B">
      <w:pPr>
        <w:numPr>
          <w:ilvl w:val="2"/>
          <w:numId w:val="12"/>
        </w:numPr>
        <w:ind w:left="2160" w:hanging="360"/>
        <w:rPr>
          <w:u w:val="none"/>
        </w:rPr>
      </w:pPr>
      <w:r w:rsidDel="00000000" w:rsidR="00000000" w:rsidRPr="00000000">
        <w:rPr>
          <w:rtl w:val="0"/>
        </w:rPr>
        <w:t xml:space="preserve">C Fin Fitness Facility (West Hempstead)</w:t>
      </w:r>
    </w:p>
    <w:p w:rsidR="00000000" w:rsidDel="00000000" w:rsidP="00000000" w:rsidRDefault="00000000" w:rsidRPr="00000000" w14:paraId="0000012C">
      <w:pPr>
        <w:numPr>
          <w:ilvl w:val="2"/>
          <w:numId w:val="12"/>
        </w:numPr>
        <w:ind w:left="2160" w:hanging="360"/>
        <w:rPr>
          <w:u w:val="none"/>
        </w:rPr>
      </w:pPr>
      <w:r w:rsidDel="00000000" w:rsidR="00000000" w:rsidRPr="00000000">
        <w:rPr>
          <w:rtl w:val="0"/>
        </w:rPr>
        <w:t xml:space="preserve">Ghost Athletics (Amityville)</w:t>
      </w:r>
    </w:p>
    <w:p w:rsidR="00000000" w:rsidDel="00000000" w:rsidP="00000000" w:rsidRDefault="00000000" w:rsidRPr="00000000" w14:paraId="0000012D">
      <w:pPr>
        <w:numPr>
          <w:ilvl w:val="2"/>
          <w:numId w:val="12"/>
        </w:numPr>
        <w:ind w:left="2160" w:hanging="360"/>
        <w:rPr>
          <w:u w:val="none"/>
        </w:rPr>
      </w:pPr>
      <w:r w:rsidDel="00000000" w:rsidR="00000000" w:rsidRPr="00000000">
        <w:rPr>
          <w:rtl w:val="0"/>
        </w:rPr>
        <w:t xml:space="preserve">Revolution Athletics (Ronkonkoma)</w:t>
      </w:r>
    </w:p>
    <w:p w:rsidR="00000000" w:rsidDel="00000000" w:rsidP="00000000" w:rsidRDefault="00000000" w:rsidRPr="00000000" w14:paraId="0000012E">
      <w:pPr>
        <w:numPr>
          <w:ilvl w:val="2"/>
          <w:numId w:val="12"/>
        </w:numPr>
        <w:ind w:left="2160" w:hanging="360"/>
        <w:rPr>
          <w:u w:val="none"/>
        </w:rPr>
      </w:pPr>
      <w:r w:rsidDel="00000000" w:rsidR="00000000" w:rsidRPr="00000000">
        <w:rPr>
          <w:rtl w:val="0"/>
        </w:rPr>
        <w:t xml:space="preserve">Elite Training (Matt Montpetit) (East End)</w:t>
      </w:r>
    </w:p>
    <w:p w:rsidR="00000000" w:rsidDel="00000000" w:rsidP="00000000" w:rsidRDefault="00000000" w:rsidRPr="00000000" w14:paraId="0000012F">
      <w:pPr>
        <w:numPr>
          <w:ilvl w:val="2"/>
          <w:numId w:val="12"/>
        </w:numPr>
        <w:ind w:left="2160" w:hanging="360"/>
        <w:rPr>
          <w:u w:val="none"/>
        </w:rPr>
      </w:pPr>
      <w:r w:rsidDel="00000000" w:rsidR="00000000" w:rsidRPr="00000000">
        <w:rPr>
          <w:rtl w:val="0"/>
        </w:rPr>
        <w:t xml:space="preserve">BeenFit Performance</w:t>
      </w:r>
    </w:p>
    <w:p w:rsidR="00000000" w:rsidDel="00000000" w:rsidP="00000000" w:rsidRDefault="00000000" w:rsidRPr="00000000" w14:paraId="00000130">
      <w:pPr>
        <w:numPr>
          <w:ilvl w:val="2"/>
          <w:numId w:val="12"/>
        </w:numPr>
        <w:ind w:left="2160" w:hanging="360"/>
        <w:rPr>
          <w:u w:val="none"/>
        </w:rPr>
      </w:pPr>
      <w:r w:rsidDel="00000000" w:rsidR="00000000" w:rsidRPr="00000000">
        <w:rPr>
          <w:rtl w:val="0"/>
        </w:rPr>
        <w:t xml:space="preserve">Victory Sports Performance (Greenlawn)</w:t>
      </w:r>
    </w:p>
    <w:p w:rsidR="00000000" w:rsidDel="00000000" w:rsidP="00000000" w:rsidRDefault="00000000" w:rsidRPr="00000000" w14:paraId="00000131">
      <w:pPr>
        <w:numPr>
          <w:ilvl w:val="2"/>
          <w:numId w:val="12"/>
        </w:numPr>
        <w:ind w:left="2160" w:hanging="360"/>
        <w:rPr>
          <w:u w:val="none"/>
        </w:rPr>
      </w:pPr>
      <w:r w:rsidDel="00000000" w:rsidR="00000000" w:rsidRPr="00000000">
        <w:rPr>
          <w:rtl w:val="0"/>
        </w:rPr>
        <w:t xml:space="preserve">Professional Athletic Performance Center (Garden City)</w:t>
      </w:r>
    </w:p>
    <w:p w:rsidR="00000000" w:rsidDel="00000000" w:rsidP="00000000" w:rsidRDefault="00000000" w:rsidRPr="00000000" w14:paraId="00000132">
      <w:pPr>
        <w:numPr>
          <w:ilvl w:val="1"/>
          <w:numId w:val="12"/>
        </w:numPr>
        <w:ind w:left="1440" w:hanging="360"/>
      </w:pPr>
      <w:r w:rsidDel="00000000" w:rsidR="00000000" w:rsidRPr="00000000">
        <w:rPr>
          <w:rtl w:val="0"/>
        </w:rPr>
        <w:t xml:space="preserve">Tutoring</w:t>
      </w:r>
    </w:p>
    <w:p w:rsidR="00000000" w:rsidDel="00000000" w:rsidP="00000000" w:rsidRDefault="00000000" w:rsidRPr="00000000" w14:paraId="00000133">
      <w:pPr>
        <w:numPr>
          <w:ilvl w:val="2"/>
          <w:numId w:val="12"/>
        </w:numPr>
        <w:ind w:left="2160" w:hanging="360"/>
        <w:rPr>
          <w:u w:val="none"/>
        </w:rPr>
      </w:pPr>
      <w:r w:rsidDel="00000000" w:rsidR="00000000" w:rsidRPr="00000000">
        <w:rPr>
          <w:rtl w:val="0"/>
        </w:rPr>
        <w:t xml:space="preserve">Top Competitor in the Space (Wyzant)</w:t>
      </w:r>
    </w:p>
    <w:p w:rsidR="00000000" w:rsidDel="00000000" w:rsidP="00000000" w:rsidRDefault="00000000" w:rsidRPr="00000000" w14:paraId="00000134">
      <w:pPr>
        <w:numPr>
          <w:ilvl w:val="2"/>
          <w:numId w:val="12"/>
        </w:numPr>
        <w:ind w:left="2160" w:hanging="360"/>
        <w:rPr>
          <w:u w:val="none"/>
        </w:rPr>
      </w:pPr>
      <w:r w:rsidDel="00000000" w:rsidR="00000000" w:rsidRPr="00000000">
        <w:rPr>
          <w:rtl w:val="0"/>
        </w:rPr>
        <w:t xml:space="preserve">Tutoring Specialists</w:t>
      </w:r>
    </w:p>
    <w:p w:rsidR="00000000" w:rsidDel="00000000" w:rsidP="00000000" w:rsidRDefault="00000000" w:rsidRPr="00000000" w14:paraId="00000135">
      <w:pPr>
        <w:numPr>
          <w:ilvl w:val="3"/>
          <w:numId w:val="12"/>
        </w:numPr>
        <w:ind w:left="2880" w:hanging="360"/>
        <w:rPr>
          <w:u w:val="none"/>
        </w:rPr>
      </w:pPr>
      <w:r w:rsidDel="00000000" w:rsidR="00000000" w:rsidRPr="00000000">
        <w:rPr>
          <w:rtl w:val="0"/>
        </w:rPr>
        <w:t xml:space="preserve">Kristina Leone</w:t>
      </w:r>
    </w:p>
    <w:p w:rsidR="00000000" w:rsidDel="00000000" w:rsidP="00000000" w:rsidRDefault="00000000" w:rsidRPr="00000000" w14:paraId="00000136">
      <w:pPr>
        <w:numPr>
          <w:ilvl w:val="3"/>
          <w:numId w:val="12"/>
        </w:numPr>
        <w:ind w:left="2880" w:hanging="360"/>
        <w:rPr>
          <w:u w:val="none"/>
        </w:rPr>
      </w:pPr>
      <w:r w:rsidDel="00000000" w:rsidR="00000000" w:rsidRPr="00000000">
        <w:rPr>
          <w:rtl w:val="0"/>
        </w:rPr>
        <w:t xml:space="preserve">Chelsea Chizever</w:t>
      </w:r>
    </w:p>
    <w:p w:rsidR="00000000" w:rsidDel="00000000" w:rsidP="00000000" w:rsidRDefault="00000000" w:rsidRPr="00000000" w14:paraId="00000137">
      <w:pPr>
        <w:numPr>
          <w:ilvl w:val="3"/>
          <w:numId w:val="12"/>
        </w:numPr>
        <w:ind w:left="2880" w:hanging="360"/>
        <w:rPr>
          <w:u w:val="none"/>
        </w:rPr>
      </w:pPr>
      <w:r w:rsidDel="00000000" w:rsidR="00000000" w:rsidRPr="00000000">
        <w:rPr>
          <w:rtl w:val="0"/>
        </w:rPr>
        <w:t xml:space="preserve">Jake Winston</w:t>
      </w:r>
    </w:p>
    <w:p w:rsidR="00000000" w:rsidDel="00000000" w:rsidP="00000000" w:rsidRDefault="00000000" w:rsidRPr="00000000" w14:paraId="00000138">
      <w:pPr>
        <w:numPr>
          <w:ilvl w:val="3"/>
          <w:numId w:val="12"/>
        </w:numPr>
        <w:ind w:left="2880" w:hanging="360"/>
        <w:rPr>
          <w:u w:val="none"/>
        </w:rPr>
      </w:pPr>
      <w:r w:rsidDel="00000000" w:rsidR="00000000" w:rsidRPr="00000000">
        <w:rPr>
          <w:rtl w:val="0"/>
        </w:rPr>
        <w:t xml:space="preserve">Cristina Marino</w:t>
      </w:r>
    </w:p>
    <w:p w:rsidR="00000000" w:rsidDel="00000000" w:rsidP="00000000" w:rsidRDefault="00000000" w:rsidRPr="00000000" w14:paraId="00000139">
      <w:pPr>
        <w:numPr>
          <w:ilvl w:val="3"/>
          <w:numId w:val="12"/>
        </w:numPr>
        <w:ind w:left="2880" w:hanging="360"/>
        <w:rPr>
          <w:u w:val="none"/>
        </w:rPr>
      </w:pPr>
      <w:r w:rsidDel="00000000" w:rsidR="00000000" w:rsidRPr="00000000">
        <w:rPr>
          <w:rtl w:val="0"/>
        </w:rPr>
        <w:t xml:space="preserve">J.A. Tutoring (Merrick)</w:t>
      </w:r>
    </w:p>
    <w:p w:rsidR="00000000" w:rsidDel="00000000" w:rsidP="00000000" w:rsidRDefault="00000000" w:rsidRPr="00000000" w14:paraId="0000013A">
      <w:pPr>
        <w:numPr>
          <w:ilvl w:val="3"/>
          <w:numId w:val="12"/>
        </w:numPr>
        <w:ind w:left="2880" w:hanging="360"/>
        <w:rPr>
          <w:u w:val="none"/>
        </w:rPr>
      </w:pPr>
      <w:r w:rsidDel="00000000" w:rsidR="00000000" w:rsidRPr="00000000">
        <w:rPr>
          <w:rtl w:val="0"/>
        </w:rPr>
        <w:t xml:space="preserve">Long Island Tutoring Company (HS-oriented, Huntington)</w:t>
      </w:r>
    </w:p>
    <w:p w:rsidR="00000000" w:rsidDel="00000000" w:rsidP="00000000" w:rsidRDefault="00000000" w:rsidRPr="00000000" w14:paraId="0000013B">
      <w:pPr>
        <w:numPr>
          <w:ilvl w:val="3"/>
          <w:numId w:val="12"/>
        </w:numPr>
        <w:ind w:left="2880" w:hanging="360"/>
        <w:rPr>
          <w:u w:val="none"/>
        </w:rPr>
      </w:pPr>
      <w:r w:rsidDel="00000000" w:rsidR="00000000" w:rsidRPr="00000000">
        <w:rPr>
          <w:rtl w:val="0"/>
        </w:rPr>
        <w:t xml:space="preserve">K12 Scholars</w:t>
      </w:r>
    </w:p>
    <w:p w:rsidR="00000000" w:rsidDel="00000000" w:rsidP="00000000" w:rsidRDefault="00000000" w:rsidRPr="00000000" w14:paraId="0000013C">
      <w:pPr>
        <w:numPr>
          <w:ilvl w:val="3"/>
          <w:numId w:val="12"/>
        </w:numPr>
        <w:ind w:left="2880" w:hanging="360"/>
        <w:rPr>
          <w:u w:val="none"/>
        </w:rPr>
      </w:pPr>
      <w:r w:rsidDel="00000000" w:rsidR="00000000" w:rsidRPr="00000000">
        <w:rPr>
          <w:rtl w:val="0"/>
        </w:rPr>
        <w:t xml:space="preserve">Count On Me Tutoring LLC</w:t>
      </w:r>
    </w:p>
    <w:p w:rsidR="00000000" w:rsidDel="00000000" w:rsidP="00000000" w:rsidRDefault="00000000" w:rsidRPr="00000000" w14:paraId="0000013D">
      <w:pPr>
        <w:numPr>
          <w:ilvl w:val="1"/>
          <w:numId w:val="12"/>
        </w:numPr>
        <w:ind w:left="1440" w:hanging="360"/>
      </w:pPr>
      <w:r w:rsidDel="00000000" w:rsidR="00000000" w:rsidRPr="00000000">
        <w:rPr>
          <w:rtl w:val="0"/>
        </w:rPr>
        <w:t xml:space="preserve">Child/Adolescent Psychology / Mental Performance</w:t>
      </w:r>
    </w:p>
    <w:p w:rsidR="00000000" w:rsidDel="00000000" w:rsidP="00000000" w:rsidRDefault="00000000" w:rsidRPr="00000000" w14:paraId="0000013E">
      <w:pPr>
        <w:numPr>
          <w:ilvl w:val="2"/>
          <w:numId w:val="12"/>
        </w:numPr>
        <w:ind w:left="2160" w:hanging="360"/>
        <w:rPr>
          <w:u w:val="none"/>
        </w:rPr>
      </w:pPr>
      <w:r w:rsidDel="00000000" w:rsidR="00000000" w:rsidRPr="00000000">
        <w:rPr>
          <w:rtl w:val="0"/>
        </w:rPr>
        <w:t xml:space="preserve">Coach Jeff Becker</w:t>
      </w:r>
    </w:p>
    <w:p w:rsidR="00000000" w:rsidDel="00000000" w:rsidP="00000000" w:rsidRDefault="00000000" w:rsidRPr="00000000" w14:paraId="0000013F">
      <w:pPr>
        <w:pStyle w:val="Heading1"/>
        <w:rPr/>
      </w:pPr>
      <w:bookmarkStart w:colFirst="0" w:colLast="0" w:name="_55jdaktn9pkg" w:id="71"/>
      <w:bookmarkEnd w:id="71"/>
      <w:r w:rsidDel="00000000" w:rsidR="00000000" w:rsidRPr="00000000">
        <w:rPr>
          <w:rtl w:val="0"/>
        </w:rPr>
        <w:t xml:space="preserve">Specialist Onboarding</w:t>
      </w:r>
    </w:p>
    <w:p w:rsidR="00000000" w:rsidDel="00000000" w:rsidP="00000000" w:rsidRDefault="00000000" w:rsidRPr="00000000" w14:paraId="00000140">
      <w:pPr>
        <w:pStyle w:val="Heading2"/>
        <w:rPr/>
      </w:pPr>
      <w:bookmarkStart w:colFirst="0" w:colLast="0" w:name="_f19jxorivpyj" w:id="72"/>
      <w:bookmarkEnd w:id="72"/>
      <w:r w:rsidDel="00000000" w:rsidR="00000000" w:rsidRPr="00000000">
        <w:rPr>
          <w:rtl w:val="0"/>
        </w:rPr>
        <w:t xml:space="preserve">Intro Message</w:t>
      </w:r>
    </w:p>
    <w:p w:rsidR="00000000" w:rsidDel="00000000" w:rsidP="00000000" w:rsidRDefault="00000000" w:rsidRPr="00000000" w14:paraId="00000141">
      <w:pPr>
        <w:spacing w:after="240" w:before="240" w:lineRule="auto"/>
        <w:rPr/>
      </w:pPr>
      <w:r w:rsidDel="00000000" w:rsidR="00000000" w:rsidRPr="00000000">
        <w:rPr>
          <w:rtl w:val="0"/>
        </w:rPr>
        <w:t xml:space="preserve">Hi [Name],</w:t>
      </w:r>
    </w:p>
    <w:p w:rsidR="00000000" w:rsidDel="00000000" w:rsidP="00000000" w:rsidRDefault="00000000" w:rsidRPr="00000000" w14:paraId="00000142">
      <w:pPr>
        <w:spacing w:after="240" w:before="240" w:lineRule="auto"/>
        <w:rPr/>
      </w:pPr>
      <w:del w:id="31" w:author="Claude" w:date="2026-05-15T13:11:00Z">
        <w:r>
          <w:rPr>
            <w:rtl w:val="0"/>
          </w:rPr>
          <w:delText>My name is Tim Rau, and I’m the founder of The Development Lab — a new athlete development platform focused on supporting student-athletes through a more holistic approach centered around Mind • Body • Game.</w:delText>
        </w:r>
      </w:del>
      <w:ins w:id="32" w:author="Claude" w:date="2026-05-15T13:11:00Z">
        <w:r>
          <w:rPr>
            <w:rtl w:val="0"/>
          </w:rPr>
          <w:t xml:space="preserve">My name is Tim Rau, and I’m the founder of The Development Lab — a platform designed to support student-athletes through a more holistic model built around Mind, Body, and Game.</w:t>
        </w:r>
      </w:ins>
    </w:p>
    <w:p w:rsidR="00000000" w:rsidDel="00000000" w:rsidP="00000000" w:rsidRDefault="00000000" w:rsidRPr="00000000" w14:paraId="00000143">
      <w:pPr>
        <w:spacing w:after="240" w:before="240" w:lineRule="auto"/>
        <w:rPr/>
      </w:pPr>
      <w:del w:id="33" w:author="Claude" w:date="2026-05-15T13:11:20Z">
        <w:r>
          <w:rPr>
            <w:rtl w:val="0"/>
          </w:rPr>
          <w:delText>As both an educator and someone deeply connected to youth development, I’ve seen how fragmented the current landscape can feel for families trying to find trusted specialists across training, academics, mental performance, wellness, and recruiting.</w:delText>
        </w:r>
      </w:del>
      <w:ins w:id="34" w:author="Claude" w:date="2026-05-15T13:11:20Z">
        <w:r>
          <w:rPr>
            <w:rtl w:val="0"/>
          </w:rPr>
          <w:t xml:space="preserve">As both an educator and someone deeply connected to youth development, I’ve seen how difficult it can be for families to find trusted support across training, academics, and mental performance.</w:t>
        </w:r>
      </w:ins>
    </w:p>
    <w:p w:rsidR="00000000" w:rsidDel="00000000" w:rsidP="00000000" w:rsidRDefault="00000000" w:rsidRPr="00000000" w14:paraId="00000144">
      <w:pPr>
        <w:spacing w:after="240" w:before="240" w:lineRule="auto"/>
        <w:rPr/>
      </w:pPr>
      <w:r w:rsidDel="00000000" w:rsidR="00000000" w:rsidRPr="00000000">
        <w:rPr>
          <w:rtl w:val="0"/>
        </w:rPr>
        <w:t xml:space="preserve">We’re currently speaking with a select group of highly respected specialists on Long Island to better understand:</w:t>
      </w:r>
    </w:p>
    <w:p w:rsidR="00000000" w:rsidDel="00000000" w:rsidP="00000000" w:rsidRDefault="00000000" w:rsidRPr="00000000" w14:paraId="00000145">
      <w:pPr>
        <w:numPr>
          <w:ilvl w:val="0"/>
          <w:numId w:val="20"/>
        </w:numPr>
        <w:spacing w:after="0" w:afterAutospacing="0" w:before="240" w:lineRule="auto"/>
        <w:ind w:left="720" w:hanging="360"/>
      </w:pPr>
      <w:r w:rsidDel="00000000" w:rsidR="00000000" w:rsidRPr="00000000">
        <w:rPr>
          <w:rtl w:val="0"/>
        </w:rPr>
        <w:t xml:space="preserve">what challenges professionals are facing,</w:t>
      </w:r>
    </w:p>
    <w:p w:rsidR="00000000" w:rsidDel="00000000" w:rsidP="00000000" w:rsidRDefault="00000000" w:rsidRPr="00000000" w14:paraId="00000146">
      <w:pPr>
        <w:numPr>
          <w:ilvl w:val="0"/>
          <w:numId w:val="20"/>
        </w:numPr>
        <w:spacing w:after="0" w:afterAutospacing="0" w:before="0" w:beforeAutospacing="0" w:lineRule="auto"/>
        <w:ind w:left="720" w:hanging="360"/>
      </w:pPr>
      <w:r w:rsidDel="00000000" w:rsidR="00000000" w:rsidRPr="00000000">
        <w:rPr>
          <w:rtl w:val="0"/>
        </w:rPr>
        <w:t xml:space="preserve">how families are currently finding support,</w:t>
      </w:r>
    </w:p>
    <w:p w:rsidR="00000000" w:rsidDel="00000000" w:rsidP="00000000" w:rsidRDefault="00000000" w:rsidRPr="00000000" w14:paraId="00000147">
      <w:pPr>
        <w:numPr>
          <w:ilvl w:val="0"/>
          <w:numId w:val="20"/>
        </w:numPr>
        <w:spacing w:after="240" w:before="0" w:beforeAutospacing="0" w:lineRule="auto"/>
        <w:ind w:left="720" w:hanging="360"/>
      </w:pPr>
      <w:r w:rsidDel="00000000" w:rsidR="00000000" w:rsidRPr="00000000">
        <w:rPr>
          <w:rtl w:val="0"/>
        </w:rPr>
        <w:t xml:space="preserve">and how a trusted developmental network could better serve both athletes and providers.</w:t>
      </w:r>
    </w:p>
    <w:p w:rsidR="00000000" w:rsidDel="00000000" w:rsidP="00000000" w:rsidRDefault="00000000" w:rsidRPr="00000000" w14:paraId="00000148">
      <w:pPr>
        <w:spacing w:after="240" w:before="240" w:lineRule="auto"/>
        <w:rPr/>
      </w:pPr>
      <w:del w:id="35" w:author="Claude" w:date="2026-05-15T13:11:40Z">
        <w:r>
          <w:rPr>
            <w:rtl w:val="0"/>
          </w:rPr>
          <w:delText>Your background and reputation made me feel you’d be incredibly valuable to speak with.</w:delText>
        </w:r>
      </w:del>
      <w:ins w:id="36" w:author="Claude" w:date="2026-05-15T13:11:40Z">
        <w:r>
          <w:rPr>
            <w:rtl w:val="0"/>
          </w:rPr>
          <w:t xml:space="preserve">Given your background and reputation, I believe your perspective would be especially valuable as we shape the pilot.</w:t>
        </w:r>
      </w:ins>
    </w:p>
    <w:p w:rsidR="00000000" w:rsidDel="00000000" w:rsidP="00000000" w:rsidRDefault="00000000" w:rsidRPr="00000000" w14:paraId="00000149">
      <w:pPr>
        <w:spacing w:after="240" w:before="240" w:lineRule="auto"/>
        <w:rPr/>
      </w:pPr>
      <w:del w:id="37" w:author="Claude" w:date="2026-05-15T13:12:00Z">
        <w:r>
          <w:rPr>
            <w:rtl w:val="0"/>
          </w:rPr>
          <w:delText>This is very much still in the early relationship-building and research phase, and I’d genuinely love to hear your perspective and experiences.</w:delText>
        </w:r>
      </w:del>
      <w:ins w:id="38" w:author="Claude" w:date="2026-05-15T13:12:00Z">
        <w:r>
          <w:rPr>
            <w:rtl w:val="0"/>
          </w:rPr>
          <w:t xml:space="preserve">We’re still in the early research and relationship-building phase, and I’d genuinely value the chance to learn from your experience.</w:t>
        </w:r>
      </w:ins>
    </w:p>
    <w:p w:rsidR="00000000" w:rsidDel="00000000" w:rsidP="00000000" w:rsidRDefault="00000000" w:rsidRPr="00000000" w14:paraId="0000014A">
      <w:pPr>
        <w:spacing w:after="240" w:before="240" w:lineRule="auto"/>
        <w:rPr/>
      </w:pPr>
      <w:del w:id="39" w:author="Claude" w:date="2026-05-15T13:12:20Z">
        <w:r>
          <w:rPr>
            <w:rtl w:val="0"/>
          </w:rPr>
          <w:delText>Would you be open to a quick 15–20 minute conversation sometime over the next couple weeks?</w:delText>
        </w:r>
      </w:del>
      <w:ins w:id="40" w:author="Claude" w:date="2026-05-15T13:12:20Z">
        <w:r>
          <w:rPr>
            <w:rtl w:val="0"/>
          </w:rPr>
          <w:t xml:space="preserve">Would you be open to a brief 15–20 minute conversation sometime in the next couple of weeks?</w:t>
        </w:r>
      </w:ins>
    </w:p>
    <w:p w:rsidR="00000000" w:rsidDel="00000000" w:rsidP="00000000" w:rsidRDefault="00000000" w:rsidRPr="00000000" w14:paraId="0000014B">
      <w:pPr>
        <w:spacing w:after="240" w:before="240" w:lineRule="auto"/>
        <w:rPr/>
      </w:pPr>
      <w:r w:rsidDel="00000000" w:rsidR="00000000" w:rsidRPr="00000000">
        <w:rPr>
          <w:rtl w:val="0"/>
        </w:rPr>
        <w:t xml:space="preserve">Thanks so much,</w:t>
      </w:r>
    </w:p>
    <w:p w:rsidR="00000000" w:rsidDel="00000000" w:rsidP="00000000" w:rsidRDefault="00000000" w:rsidRPr="00000000" w14:paraId="0000014C">
      <w:pPr>
        <w:spacing w:after="240" w:before="240" w:lineRule="auto"/>
        <w:rPr/>
      </w:pPr>
      <w:r w:rsidDel="00000000" w:rsidR="00000000" w:rsidRPr="00000000">
        <w:rPr>
          <w:rtl w:val="0"/>
        </w:rPr>
        <w:t xml:space="preserve">Tim Rau</w:t>
        <w:br w:type="textWrapping"/>
        <w:t xml:space="preserve"> Founder, The Development Lab</w:t>
      </w:r>
    </w:p>
    <w:p w:rsidR="00000000" w:rsidDel="00000000" w:rsidP="00000000" w:rsidRDefault="00000000" w:rsidRPr="00000000" w14:paraId="0000014D">
      <w:pPr>
        <w:pStyle w:val="Heading2"/>
        <w:spacing w:after="240" w:before="240" w:lineRule="auto"/>
        <w:rPr/>
      </w:pPr>
      <w:bookmarkStart w:colFirst="0" w:colLast="0" w:name="_a1u33c11xwx9" w:id="73"/>
      <w:bookmarkEnd w:id="73"/>
      <w:r w:rsidDel="00000000" w:rsidR="00000000" w:rsidRPr="00000000">
        <w:rPr>
          <w:rtl w:val="0"/>
        </w:rPr>
        <w:t xml:space="preserve">Conversational Flow</w:t>
      </w:r>
    </w:p>
    <w:p w:rsidR="00000000" w:rsidDel="00000000" w:rsidP="00000000" w:rsidRDefault="00000000" w:rsidRPr="00000000" w14:paraId="0000014E">
      <w:pPr>
        <w:numPr>
          <w:ilvl w:val="0"/>
          <w:numId w:val="15"/>
        </w:numPr>
        <w:ind w:left="720" w:hanging="360"/>
        <w:rPr>
          <w:u w:val="none"/>
        </w:rPr>
      </w:pPr>
      <w:r w:rsidDel="00000000" w:rsidR="00000000" w:rsidRPr="00000000">
        <w:rPr>
          <w:rtl w:val="0"/>
        </w:rPr>
        <w:t xml:space="preserve">Predicated on building trust…we are here to build relationships and that’s how we will succeed.</w:t>
      </w:r>
    </w:p>
    <w:p w:rsidR="00000000" w:rsidDel="00000000" w:rsidP="00000000" w:rsidRDefault="00000000" w:rsidRPr="00000000" w14:paraId="0000014F">
      <w:pPr>
        <w:pStyle w:val="Heading3"/>
        <w:rPr/>
      </w:pPr>
      <w:bookmarkStart w:colFirst="0" w:colLast="0" w:name="_orjoqejsg4is" w:id="74"/>
      <w:bookmarkEnd w:id="74"/>
      <w:r w:rsidDel="00000000" w:rsidR="00000000" w:rsidRPr="00000000">
        <w:rPr>
          <w:rtl w:val="0"/>
        </w:rPr>
        <w:t xml:space="preserve">Step 1</w:t>
      </w:r>
    </w:p>
    <w:p w:rsidR="00000000" w:rsidDel="00000000" w:rsidP="00000000" w:rsidRDefault="00000000" w:rsidRPr="00000000" w14:paraId="00000150">
      <w:pPr>
        <w:numPr>
          <w:ilvl w:val="0"/>
          <w:numId w:val="21"/>
        </w:numPr>
        <w:ind w:left="720" w:hanging="360"/>
        <w:rPr>
          <w:u w:val="none"/>
        </w:rPr>
      </w:pPr>
      <w:r w:rsidDel="00000000" w:rsidR="00000000" w:rsidRPr="00000000">
        <w:rPr>
          <w:rtl w:val="0"/>
        </w:rPr>
        <w:t xml:space="preserve">Listen to their story, learn more about why they do what they do and see if it fits our mission and values</w:t>
      </w:r>
    </w:p>
    <w:p w:rsidR="00000000" w:rsidDel="00000000" w:rsidP="00000000" w:rsidRDefault="00000000" w:rsidRPr="00000000" w14:paraId="00000151">
      <w:pPr>
        <w:pStyle w:val="Heading3"/>
        <w:rPr/>
      </w:pPr>
      <w:bookmarkStart w:colFirst="0" w:colLast="0" w:name="_58ftd984x1u" w:id="75"/>
      <w:bookmarkEnd w:id="75"/>
      <w:r w:rsidDel="00000000" w:rsidR="00000000" w:rsidRPr="00000000">
        <w:rPr>
          <w:rtl w:val="0"/>
        </w:rPr>
        <w:t xml:space="preserve">Step 2</w:t>
      </w:r>
    </w:p>
    <w:p w:rsidR="00000000" w:rsidDel="00000000" w:rsidP="00000000" w:rsidRDefault="00000000" w:rsidRPr="00000000" w14:paraId="00000152">
      <w:pPr>
        <w:numPr>
          <w:ilvl w:val="0"/>
          <w:numId w:val="24"/>
        </w:numPr>
        <w:spacing w:after="0" w:afterAutospacing="0"/>
        <w:ind w:left="720" w:hanging="360"/>
        <w:rPr>
          <w:u w:val="none"/>
        </w:rPr>
      </w:pPr>
      <w:r w:rsidDel="00000000" w:rsidR="00000000" w:rsidRPr="00000000">
        <w:rPr>
          <w:rtl w:val="0"/>
        </w:rPr>
        <w:t xml:space="preserve">Understand Pain Points - great leading questions:</w:t>
      </w:r>
    </w:p>
    <w:p w:rsidR="00000000" w:rsidDel="00000000" w:rsidP="00000000" w:rsidRDefault="00000000" w:rsidRPr="00000000" w14:paraId="00000153">
      <w:pPr>
        <w:numPr>
          <w:ilvl w:val="1"/>
          <w:numId w:val="24"/>
        </w:numPr>
        <w:spacing w:after="0" w:afterAutospacing="0" w:before="0" w:beforeAutospacing="0"/>
        <w:ind w:left="1440" w:hanging="360"/>
      </w:pPr>
      <w:r w:rsidDel="00000000" w:rsidR="00000000" w:rsidRPr="00000000">
        <w:rPr>
          <w:rtl w:val="0"/>
        </w:rPr>
        <w:t xml:space="preserve">How do families usually find you?</w:t>
      </w:r>
    </w:p>
    <w:p w:rsidR="00000000" w:rsidDel="00000000" w:rsidP="00000000" w:rsidRDefault="00000000" w:rsidRPr="00000000" w14:paraId="00000154">
      <w:pPr>
        <w:numPr>
          <w:ilvl w:val="1"/>
          <w:numId w:val="24"/>
        </w:numPr>
        <w:spacing w:after="0" w:afterAutospacing="0" w:before="0" w:beforeAutospacing="0"/>
        <w:ind w:left="1440" w:hanging="360"/>
      </w:pPr>
      <w:r w:rsidDel="00000000" w:rsidR="00000000" w:rsidRPr="00000000">
        <w:rPr>
          <w:rtl w:val="0"/>
        </w:rPr>
        <w:t xml:space="preserve">What challenges do you face growing your business?</w:t>
      </w:r>
    </w:p>
    <w:p w:rsidR="00000000" w:rsidDel="00000000" w:rsidP="00000000" w:rsidRDefault="00000000" w:rsidRPr="00000000" w14:paraId="00000155">
      <w:pPr>
        <w:numPr>
          <w:ilvl w:val="1"/>
          <w:numId w:val="24"/>
        </w:numPr>
        <w:spacing w:after="0" w:afterAutospacing="0" w:before="0" w:beforeAutospacing="0"/>
        <w:ind w:left="1440" w:hanging="360"/>
      </w:pPr>
      <w:r w:rsidDel="00000000" w:rsidR="00000000" w:rsidRPr="00000000">
        <w:rPr>
          <w:rtl w:val="0"/>
        </w:rPr>
        <w:t xml:space="preserve">What frustrations do you experience operationally?</w:t>
      </w:r>
    </w:p>
    <w:p w:rsidR="00000000" w:rsidDel="00000000" w:rsidP="00000000" w:rsidRDefault="00000000" w:rsidRPr="00000000" w14:paraId="00000156">
      <w:pPr>
        <w:numPr>
          <w:ilvl w:val="1"/>
          <w:numId w:val="24"/>
        </w:numPr>
        <w:spacing w:before="0" w:beforeAutospacing="0"/>
        <w:ind w:left="1440" w:hanging="360"/>
      </w:pPr>
      <w:r w:rsidDel="00000000" w:rsidR="00000000" w:rsidRPr="00000000">
        <w:rPr>
          <w:rtl w:val="0"/>
        </w:rPr>
        <w:t xml:space="preserve">What do you wish families better understood?</w:t>
      </w:r>
    </w:p>
    <w:p w:rsidR="00000000" w:rsidDel="00000000" w:rsidP="00000000" w:rsidRDefault="00000000" w:rsidRPr="00000000" w14:paraId="00000157">
      <w:pPr>
        <w:pStyle w:val="Heading3"/>
        <w:rPr/>
      </w:pPr>
      <w:bookmarkStart w:colFirst="0" w:colLast="0" w:name="_k1wi8zf1y8yk" w:id="76"/>
      <w:bookmarkEnd w:id="76"/>
      <w:r w:rsidDel="00000000" w:rsidR="00000000" w:rsidRPr="00000000">
        <w:rPr>
          <w:rtl w:val="0"/>
        </w:rPr>
        <w:t xml:space="preserve">Step 3</w:t>
      </w:r>
    </w:p>
    <w:p w:rsidR="00000000" w:rsidDel="00000000" w:rsidP="00000000" w:rsidRDefault="00000000" w:rsidRPr="00000000" w14:paraId="00000158">
      <w:pPr>
        <w:numPr>
          <w:ilvl w:val="0"/>
          <w:numId w:val="22"/>
        </w:numPr>
        <w:ind w:left="720" w:hanging="360"/>
        <w:rPr>
          <w:u w:val="none"/>
        </w:rPr>
      </w:pPr>
      <w:r w:rsidDel="00000000" w:rsidR="00000000" w:rsidRPr="00000000">
        <w:rPr>
          <w:rtl w:val="0"/>
        </w:rPr>
        <w:t xml:space="preserve">Validate our vision and introduce our mission and core values</w:t>
      </w:r>
    </w:p>
    <w:p w:rsidR="00000000" w:rsidDel="00000000" w:rsidP="00000000" w:rsidRDefault="00000000" w:rsidRPr="00000000" w14:paraId="00000159">
      <w:pPr>
        <w:pStyle w:val="Heading3"/>
        <w:rPr/>
      </w:pPr>
      <w:bookmarkStart w:colFirst="0" w:colLast="0" w:name="_ipmgd1mtlg0k" w:id="77"/>
      <w:bookmarkEnd w:id="77"/>
      <w:r w:rsidDel="00000000" w:rsidR="00000000" w:rsidRPr="00000000">
        <w:rPr>
          <w:rtl w:val="0"/>
        </w:rPr>
        <w:t xml:space="preserve">Step 4</w:t>
      </w:r>
    </w:p>
    <w:p w:rsidR="00000000" w:rsidDel="00000000" w:rsidP="00000000" w:rsidRDefault="00000000" w:rsidRPr="00000000" w14:paraId="0000015A">
      <w:pPr>
        <w:numPr>
          <w:ilvl w:val="0"/>
          <w:numId w:val="28"/>
        </w:numPr>
        <w:ind w:left="720" w:hanging="360"/>
        <w:rPr>
          <w:u w:val="none"/>
        </w:rPr>
      </w:pPr>
      <w:r w:rsidDel="00000000" w:rsidR="00000000" w:rsidRPr="00000000">
        <w:rPr>
          <w:rtl w:val="0"/>
        </w:rPr>
        <w:t xml:space="preserve">Find that Collaborative Buy-In - express to specialists that we are looking to build something that actually supports professionals and families in a way that is symbiotically beneficial for everyone</w:t>
      </w:r>
    </w:p>
    <w:p w:rsidR="00000000" w:rsidDel="00000000" w:rsidP="00000000" w:rsidRDefault="00000000" w:rsidRPr="00000000" w14:paraId="0000015B">
      <w:pPr>
        <w:pStyle w:val="Heading3"/>
        <w:rPr/>
      </w:pPr>
      <w:bookmarkStart w:colFirst="0" w:colLast="0" w:name="_dffq46z4jiyo" w:id="78"/>
      <w:bookmarkEnd w:id="78"/>
      <w:r w:rsidDel="00000000" w:rsidR="00000000" w:rsidRPr="00000000">
        <w:rPr>
          <w:rtl w:val="0"/>
        </w:rPr>
        <w:t xml:space="preserve">Step 5</w:t>
      </w:r>
    </w:p>
    <w:p w:rsidR="00000000" w:rsidDel="00000000" w:rsidP="00000000" w:rsidRDefault="00000000" w:rsidRPr="00000000" w14:paraId="0000015C">
      <w:pPr>
        <w:numPr>
          <w:ilvl w:val="0"/>
          <w:numId w:val="18"/>
        </w:numPr>
        <w:spacing w:after="0" w:afterAutospacing="0"/>
        <w:ind w:left="720" w:hanging="360"/>
        <w:rPr>
          <w:u w:val="none"/>
        </w:rPr>
      </w:pPr>
      <w:r w:rsidDel="00000000" w:rsidR="00000000" w:rsidRPr="00000000">
        <w:rPr>
          <w:rtl w:val="0"/>
        </w:rPr>
        <w:t xml:space="preserve">Sign, Seal, Deliver - keep it light to keep guard down </w:t>
      </w:r>
    </w:p>
    <w:p w:rsidR="00000000" w:rsidDel="00000000" w:rsidP="00000000" w:rsidRDefault="00000000" w:rsidRPr="00000000" w14:paraId="0000015D">
      <w:pPr>
        <w:numPr>
          <w:ilvl w:val="1"/>
          <w:numId w:val="18"/>
        </w:numPr>
        <w:spacing w:before="0" w:beforeAutospacing="0"/>
        <w:ind w:left="1440" w:hanging="360"/>
        <w:rPr>
          <w:u w:val="none"/>
        </w:rPr>
      </w:pPr>
      <w:r w:rsidDel="00000000" w:rsidR="00000000" w:rsidRPr="00000000">
        <w:rPr>
          <w:rtl w:val="0"/>
        </w:rPr>
        <w:t xml:space="preserve">Are you potentially interested in staying involved as we continue to shape this pilot and grow?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1440" w:firstLine="0"/>
        <w:rPr/>
      </w:pPr>
      <w:r w:rsidDel="00000000" w:rsidR="00000000" w:rsidRPr="00000000">
        <w:rPr>
          <w:rtl w:val="0"/>
        </w:rPr>
      </w:r>
    </w:p>
    <w:sectPr>
      <w:headerReference r:id="rId12" w:type="default"/>
      <w:headerReference r:id="rId13" w:type="first"/>
      <w:footerReference r:id="rId14" w:type="first"/>
      <w:pgSz w:h="15840" w:w="12240" w:orient="portrait"/>
      <w:pgMar w:bottom="1080" w:top="1080" w:left="1440" w:right="1440" w:header="0" w:footer="720"/>
      <w:pgNumType w:start="0"/>
      <w:titlePg w:val="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15T13:30:00Z" w:initials="C">
    <w:p w14:paraId="A1000001" w14:textId="77777777">
      <w:r>
        <w:rPr>
          <w:rStyle w:val="CommentReference"/>
        </w:rPr>
        <w:annotationRef/>
      </w:r>
      <w:r>
        <w:rPr>
          <w:color w:val="000000"/>
          <w:sz w:val="20"/>
          <w:szCs w:val="20"/>
        </w:rPr>
        <w:t>This reads like a live marketplace, but the website and README describe a static MVP. Add one clear sentence that explains what is live today, what is manual, and what is still only a pilot hypothesis.</w:t>
      </w:r>
    </w:p>
  </w:comment>
  <w:comment w:id="1" w:author="Claude" w:date="2026-05-15T13:30:20Z" w:initials="C">
    <w:p w14:paraId="A1000002" w14:textId="77777777">
      <w:r>
        <w:rPr>
          <w:rStyle w:val="CommentReference"/>
        </w:rPr>
        <w:annotationRef/>
      </w:r>
      <w:r>
        <w:rPr>
          <w:color w:val="000000"/>
          <w:sz w:val="20"/>
          <w:szCs w:val="20"/>
        </w:rPr>
        <w:t>What exactly counts as a new client for this commission: first session only, first month, or lifetime value? Without a precise definition, providers will assume the take rate can expand later.</w:t>
      </w:r>
    </w:p>
  </w:comment>
  <w:comment w:id="2" w:author="Claude" w:date="2026-05-15T13:30:40Z" w:initials="C">
    <w:p w14:paraId="A1000003" w14:textId="77777777">
      <w:r>
        <w:rPr>
          <w:rStyle w:val="CommentReference"/>
        </w:rPr>
        <w:annotationRef/>
      </w:r>
      <w:r>
        <w:rPr>
          <w:color w:val="000000"/>
          <w:sz w:val="20"/>
          <w:szCs w:val="20"/>
        </w:rPr>
        <w:t>If a provider pays for premium, what changes in practice? Define featured placement, lead routing, analytics, support, and whether premium affects match ranking.</w:t>
      </w:r>
    </w:p>
  </w:comment>
  <w:comment w:id="3" w:author="Claude" w:date="2026-05-15T13:31:00Z" w:initials="C">
    <w:p w14:paraId="A1000004" w14:textId="77777777">
      <w:r>
        <w:rPr>
          <w:rStyle w:val="CommentReference"/>
        </w:rPr>
        <w:annotationRef/>
      </w:r>
      <w:r>
        <w:rPr>
          <w:color w:val="000000"/>
          <w:sz w:val="20"/>
          <w:szCs w:val="20"/>
        </w:rPr>
        <w:t>Please separate mental performance coaching from licensed clinical psychology. Minors plus clinical services raise vetting, licensure, consent, privacy, and liability questions.</w:t>
      </w:r>
    </w:p>
  </w:comment>
  <w:comment w:id="4" w:author="Claude" w:date="2026-05-15T13:31:20Z" w:initials="C">
    <w:p w14:paraId="A1000005" w14:textId="77777777">
      <w:r>
        <w:rPr>
          <w:rStyle w:val="CommentReference"/>
        </w:rPr>
        <w:annotationRef/>
      </w:r>
      <w:r>
        <w:rPr>
          <w:color w:val="000000"/>
          <w:sz w:val="20"/>
          <w:szCs w:val="20"/>
        </w:rPr>
        <w:t>Current product appears to use a rules-based demo, not a proprietary adaptive algorithm. Clarify what exists now and what would only be built after pilot data.</w:t>
      </w:r>
    </w:p>
  </w:comment>
  <w:comment w:id="5" w:author="Claude" w:date="2026-05-15T13:31:40Z" w:initials="C">
    <w:p w14:paraId="A1000006" w14:textId="77777777">
      <w:r>
        <w:rPr>
          <w:rStyle w:val="CommentReference"/>
        </w:rPr>
        <w:annotationRef/>
      </w:r>
      <w:r>
        <w:rPr>
          <w:color w:val="000000"/>
          <w:sz w:val="20"/>
          <w:szCs w:val="20"/>
        </w:rPr>
        <w:t>Phase 1 should match the repo reality: static MVP, sample providers, inquiry capture, and manual follow-up. Accounts, dashboards, and booking flows sound more like later phases.</w:t>
      </w:r>
    </w:p>
  </w:comment>
  <w:comment w:id="6" w:author="Claude" w:date="2026-05-15T13:32:00Z" w:initials="C">
    <w:p w14:paraId="A1000007" w14:textId="77777777">
      <w:r>
        <w:rPr>
          <w:rStyle w:val="CommentReference"/>
        </w:rPr>
        <w:annotationRef/>
      </w:r>
      <w:r>
        <w:rPr>
          <w:color w:val="000000"/>
          <w:sz w:val="20"/>
          <w:szCs w:val="20"/>
        </w:rPr>
        <w:t>Who owns cancellations, refunds, disputes, chargebacks, and no-shows once payments go live? This needs an operating model, not just a payment rail.</w:t>
      </w:r>
    </w:p>
  </w:comment>
  <w:comment w:id="7" w:author="Claude" w:date="2026-05-15T13:32:20Z" w:initials="C">
    <w:p w14:paraId="A1000008" w14:textId="77777777">
      <w:r>
        <w:rPr>
          <w:rStyle w:val="CommentReference"/>
        </w:rPr>
        <w:annotationRef/>
      </w:r>
      <w:r>
        <w:rPr>
          <w:color w:val="000000"/>
          <w:sz w:val="20"/>
          <w:szCs w:val="20"/>
        </w:rPr>
        <w:t>This positioning is too hype-heavy for the current stage. A narrower regional foothold is more credible than platform-comparison language or dominance claims.</w:t>
      </w:r>
    </w:p>
  </w:comment>
  <w:comment w:id="8" w:author="Claude" w:date="2026-05-15T13:32:40Z" w:initials="C">
    <w:p w14:paraId="A1000009" w14:textId="77777777">
      <w:r>
        <w:rPr>
          <w:rStyle w:val="CommentReference"/>
        </w:rPr>
        <w:annotationRef/>
      </w:r>
      <w:r>
        <w:rPr>
          <w:color w:val="000000"/>
          <w:sz w:val="20"/>
          <w:szCs w:val="20"/>
        </w:rPr>
        <w:t>Turn this from a raw list into a validation table: contacted, responded, interested, pilot-ready, committed, and approved for public mention.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A1000001" w15:done="0"/>
  <w15:commentEx w15:paraId="A1000002" w15:done="0"/>
  <w15:commentEx w15:paraId="A1000003" w15:done="0"/>
  <w15:commentEx w15:paraId="A1000004" w15:done="0"/>
  <w15:commentEx w15:paraId="A1000005" w15:done="0"/>
  <w15:commentEx w15:paraId="A1000006" w15:done="0"/>
  <w15:commentEx w15:paraId="A1000007" w15:done="0"/>
  <w15:commentEx w15:paraId="A1000008" w15:done="0"/>
  <w15:commentEx w15:paraId="A10000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0000011" w16cex:dateUtc="2026-05-15T13:30:00Z"/>
  <w16cex:commentExtensible w16cex:durableId="00000012" w16cex:dateUtc="2026-05-15T13:30:20Z"/>
  <w16cex:commentExtensible w16cex:durableId="00000013" w16cex:dateUtc="2026-05-15T13:30:40Z"/>
  <w16cex:commentExtensible w16cex:durableId="00000014" w16cex:dateUtc="2026-05-15T13:31:00Z"/>
  <w16cex:commentExtensible w16cex:durableId="00000015" w16cex:dateUtc="2026-05-15T13:31:20Z"/>
  <w16cex:commentExtensible w16cex:durableId="00000016" w16cex:dateUtc="2026-05-15T13:31:40Z"/>
  <w16cex:commentExtensible w16cex:durableId="00000017" w16cex:dateUtc="2026-05-15T13:32:00Z"/>
  <w16cex:commentExtensible w16cex:durableId="00000018" w16cex:dateUtc="2026-05-15T13:32:20Z"/>
  <w16cex:commentExtensible w16cex:durableId="00000019" w16cex:dateUtc="2026-05-15T13:32:4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A1000001" w16cid:durableId="00000011"/>
  <w16cid:commentId w16cid:paraId="A1000002" w16cid:durableId="00000012"/>
  <w16cid:commentId w16cid:paraId="A1000003" w16cid:durableId="00000013"/>
  <w16cid:commentId w16cid:paraId="A1000004" w16cid:durableId="00000014"/>
  <w16cid:commentId w16cid:paraId="A1000005" w16cid:durableId="00000015"/>
  <w16cid:commentId w16cid:paraId="A1000006" w16cid:durableId="00000016"/>
  <w16cid:commentId w16cid:paraId="A1000007" w16cid:durableId="00000017"/>
  <w16cid:commentId w16cid:paraId="A1000008" w16cid:durableId="00000018"/>
  <w16cid:commentId w16cid:paraId="A1000009" w16cid:durableId="0000001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79"/>
    <w:bookmarkEnd w:id="79"/>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trackRevision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Relationships xmlns="http://schemas.openxmlformats.org/package/2006/relationships"><Relationship Id="rId11" Type="http://schemas.openxmlformats.org/officeDocument/2006/relationships/hyperlink" Target="https://chatgpt.com/canvas/shared/69feb7c964c88191a842d7382e3fedf5" TargetMode="External" /><Relationship Id="rId10" Type="http://schemas.openxmlformats.org/officeDocument/2006/relationships/image" Target="media/image5.png" /><Relationship Id="rId13" Type="http://schemas.openxmlformats.org/officeDocument/2006/relationships/header" Target="header2.xml" /><Relationship Id="rId12" Type="http://schemas.openxmlformats.org/officeDocument/2006/relationships/header" Target="header1.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4.png" /><Relationship Id="rId14" Type="http://schemas.openxmlformats.org/officeDocument/2006/relationships/footer" Target="footer1.xml" /><Relationship Id="rId5"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6.png" /><Relationship Id="rId15" Type="http://schemas.openxmlformats.org/officeDocument/2006/relationships/comments" Target="comments.xml" /><Relationship Id="rId16" Type="http://schemas.microsoft.com/office/2011/relationships/commentsExtended" Target="commentsExtended.xml" /><Relationship Id="rId17" Type="http://schemas.microsoft.com/office/2016/09/relationships/commentsIds" Target="commentsIds.xml" /><Relationship Id="rId18" Type="http://schemas.microsoft.com/office/2018/08/relationships/commentsExtensible" Target="commentsExtensible.xml" /><Relationship Id="rId19" Type="http://schemas.openxmlformats.org/officeDocument/2006/relationships/hyperlink" Target="https://davevoyles.github.io/The-Development-Lab/" TargetMode="External" /><Relationship Id="rId20" Type="http://schemas.openxmlformats.org/officeDocument/2006/relationships/hyperlink" Target="https://github.com/DaveVoyles/The-Development-Lab"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